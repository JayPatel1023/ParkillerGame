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9ECA" w14:textId="33764601" w:rsidR="005B3286" w:rsidRDefault="00CC082F">
      <w:pPr>
        <w:spacing w:after="0" w:line="240" w:lineRule="auto"/>
        <w:rPr>
          <w:b/>
          <w:bCs/>
          <w:sz w:val="28"/>
          <w:szCs w:val="28"/>
        </w:rPr>
      </w:pPr>
      <w:r>
        <w:rPr>
          <w:b/>
          <w:bCs/>
          <w:noProof/>
          <w:sz w:val="28"/>
          <w:szCs w:val="28"/>
        </w:rPr>
        <w:drawing>
          <wp:inline distT="0" distB="0" distL="0" distR="0" wp14:anchorId="5B6871F3" wp14:editId="6B5AFE6E">
            <wp:extent cx="5473700" cy="8230235"/>
            <wp:effectExtent l="0" t="0" r="0" b="0"/>
            <wp:docPr id="350521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1152" name="Imagen 350521152"/>
                    <pic:cNvPicPr/>
                  </pic:nvPicPr>
                  <pic:blipFill>
                    <a:blip r:embed="rId8"/>
                    <a:stretch>
                      <a:fillRect/>
                    </a:stretch>
                  </pic:blipFill>
                  <pic:spPr>
                    <a:xfrm>
                      <a:off x="0" y="0"/>
                      <a:ext cx="5481680" cy="8242234"/>
                    </a:xfrm>
                    <a:prstGeom prst="rect">
                      <a:avLst/>
                    </a:prstGeom>
                  </pic:spPr>
                </pic:pic>
              </a:graphicData>
            </a:graphic>
          </wp:inline>
        </w:drawing>
      </w:r>
    </w:p>
    <w:p w14:paraId="22EC55A0" w14:textId="77777777" w:rsidR="005B3286" w:rsidRDefault="005B3286" w:rsidP="00C35BF9">
      <w:pPr>
        <w:spacing w:after="0"/>
        <w:jc w:val="center"/>
        <w:rPr>
          <w:b/>
          <w:bCs/>
          <w:sz w:val="28"/>
          <w:szCs w:val="28"/>
        </w:rPr>
        <w:sectPr w:rsidR="005B3286" w:rsidSect="00EE2E1A">
          <w:footerReference w:type="default" r:id="rId9"/>
          <w:pgSz w:w="8641" w:h="12962" w:code="11"/>
          <w:pgMar w:top="0" w:right="0" w:bottom="0" w:left="0" w:header="0" w:footer="0" w:gutter="0"/>
          <w:cols w:space="708"/>
          <w:docGrid w:linePitch="360"/>
        </w:sectPr>
      </w:pPr>
    </w:p>
    <w:p w14:paraId="6CBB8246" w14:textId="77777777" w:rsidR="009F5E85" w:rsidRDefault="009F5E85" w:rsidP="004B3062">
      <w:pPr>
        <w:spacing w:after="0"/>
        <w:jc w:val="center"/>
        <w:rPr>
          <w:b/>
          <w:bCs/>
          <w:sz w:val="18"/>
          <w:szCs w:val="18"/>
          <w:lang w:val="es-ES_tradnl"/>
        </w:rPr>
      </w:pPr>
    </w:p>
    <w:p w14:paraId="38695676" w14:textId="77777777" w:rsidR="009F5E85" w:rsidRDefault="009F5E85">
      <w:pPr>
        <w:spacing w:after="0" w:line="240" w:lineRule="auto"/>
        <w:rPr>
          <w:b/>
          <w:bCs/>
          <w:sz w:val="18"/>
          <w:szCs w:val="18"/>
          <w:lang w:val="es-ES_tradnl"/>
        </w:rPr>
      </w:pPr>
      <w:r>
        <w:rPr>
          <w:b/>
          <w:bCs/>
          <w:sz w:val="18"/>
          <w:szCs w:val="18"/>
          <w:lang w:val="es-ES_tradnl"/>
        </w:rPr>
        <w:br w:type="page"/>
      </w:r>
    </w:p>
    <w:p w14:paraId="5B91FB55" w14:textId="7081A379" w:rsidR="004B3062" w:rsidRPr="004B3062" w:rsidRDefault="004B3062" w:rsidP="004B3062">
      <w:pPr>
        <w:spacing w:after="0"/>
        <w:jc w:val="center"/>
        <w:rPr>
          <w:b/>
          <w:bCs/>
          <w:sz w:val="18"/>
          <w:szCs w:val="18"/>
          <w:lang w:val="es-ES_tradnl"/>
        </w:rPr>
      </w:pPr>
      <w:r w:rsidRPr="004B3062">
        <w:rPr>
          <w:b/>
          <w:bCs/>
          <w:sz w:val="18"/>
          <w:szCs w:val="18"/>
          <w:lang w:val="es-ES_tradnl"/>
        </w:rPr>
        <w:lastRenderedPageBreak/>
        <w:t>UNIFIED PARCHISI RULES</w:t>
      </w:r>
    </w:p>
    <w:p w14:paraId="3D2B6F42" w14:textId="77777777" w:rsidR="00530B4D" w:rsidRPr="00CC082F" w:rsidRDefault="00530B4D" w:rsidP="00C35BF9">
      <w:pPr>
        <w:spacing w:after="0"/>
        <w:jc w:val="center"/>
        <w:rPr>
          <w:b/>
          <w:bCs/>
          <w:sz w:val="18"/>
          <w:szCs w:val="18"/>
        </w:rPr>
      </w:pPr>
    </w:p>
    <w:p w14:paraId="29D65713" w14:textId="6A56B5E3" w:rsidR="00DA329B" w:rsidRPr="00CC082F" w:rsidRDefault="00DA329B" w:rsidP="00DA329B">
      <w:pPr>
        <w:pStyle w:val="TDC1"/>
        <w:rPr>
          <w:rFonts w:asciiTheme="minorHAnsi" w:eastAsiaTheme="minorEastAsia" w:hAnsiTheme="minorHAnsi"/>
          <w:noProof/>
          <w:sz w:val="18"/>
          <w:szCs w:val="18"/>
          <w:lang w:val="es-ES_tradnl" w:eastAsia="es-ES_tradnl"/>
        </w:rPr>
      </w:pPr>
      <w:hyperlink w:anchor="_Toc227093404" w:history="1">
        <w:r w:rsidRPr="00DA329B">
          <w:rPr>
            <w:rStyle w:val="Hipervnculo"/>
            <w:noProof/>
            <w:color w:val="auto"/>
            <w:sz w:val="18"/>
            <w:szCs w:val="18"/>
            <w:u w:val="none"/>
          </w:rPr>
          <w:t>CONTACT....</w:t>
        </w:r>
        <w:r w:rsidRPr="00DA329B">
          <w:rPr>
            <w:noProof/>
            <w:webHidden/>
            <w:sz w:val="18"/>
            <w:szCs w:val="18"/>
          </w:rPr>
          <w:t>..</w:t>
        </w:r>
        <w:r w:rsidRPr="00CC082F">
          <w:rPr>
            <w:noProof/>
            <w:webHidden/>
            <w:sz w:val="18"/>
            <w:szCs w:val="18"/>
          </w:rPr>
          <w:t>......................................</w:t>
        </w:r>
        <w:r>
          <w:rPr>
            <w:noProof/>
            <w:webHidden/>
            <w:sz w:val="18"/>
            <w:szCs w:val="18"/>
          </w:rPr>
          <w:tab/>
        </w:r>
        <w:r w:rsidRPr="00CC082F">
          <w:rPr>
            <w:noProof/>
            <w:webHidden/>
            <w:sz w:val="18"/>
            <w:szCs w:val="18"/>
          </w:rPr>
          <w:t>.................................................</w:t>
        </w:r>
        <w:r w:rsidRPr="00CC082F">
          <w:rPr>
            <w:noProof/>
            <w:webHidden/>
            <w:sz w:val="18"/>
            <w:szCs w:val="18"/>
          </w:rPr>
          <w:fldChar w:fldCharType="begin"/>
        </w:r>
        <w:r w:rsidRPr="00CC082F">
          <w:rPr>
            <w:noProof/>
            <w:webHidden/>
            <w:sz w:val="18"/>
            <w:szCs w:val="18"/>
          </w:rPr>
          <w:instrText xml:space="preserve"> PAGEREF _Toc227093404 \h </w:instrText>
        </w:r>
        <w:r w:rsidRPr="00CC082F">
          <w:rPr>
            <w:noProof/>
            <w:webHidden/>
            <w:sz w:val="18"/>
            <w:szCs w:val="18"/>
          </w:rPr>
        </w:r>
        <w:r w:rsidRPr="00CC082F">
          <w:rPr>
            <w:noProof/>
            <w:webHidden/>
            <w:sz w:val="18"/>
            <w:szCs w:val="18"/>
          </w:rPr>
          <w:fldChar w:fldCharType="separate"/>
        </w:r>
        <w:r w:rsidR="00EE2E1A">
          <w:rPr>
            <w:noProof/>
            <w:webHidden/>
            <w:sz w:val="18"/>
            <w:szCs w:val="18"/>
          </w:rPr>
          <w:t>2</w:t>
        </w:r>
        <w:r w:rsidRPr="00CC082F">
          <w:rPr>
            <w:noProof/>
            <w:webHidden/>
            <w:sz w:val="18"/>
            <w:szCs w:val="18"/>
          </w:rPr>
          <w:fldChar w:fldCharType="end"/>
        </w:r>
      </w:hyperlink>
    </w:p>
    <w:p w14:paraId="7A339054" w14:textId="74A57107" w:rsidR="004D5A28" w:rsidRPr="00CC082F" w:rsidRDefault="00C3507D" w:rsidP="004B3062">
      <w:pPr>
        <w:pStyle w:val="TDC1"/>
        <w:rPr>
          <w:rFonts w:asciiTheme="minorHAnsi" w:eastAsiaTheme="minorEastAsia" w:hAnsiTheme="minorHAnsi"/>
          <w:noProof/>
          <w:sz w:val="18"/>
          <w:szCs w:val="18"/>
          <w:lang w:val="es-ES_tradnl" w:eastAsia="es-ES_tradnl"/>
        </w:rPr>
      </w:pPr>
      <w:r w:rsidRPr="00CC082F">
        <w:rPr>
          <w:b/>
          <w:bCs/>
          <w:sz w:val="18"/>
          <w:szCs w:val="18"/>
        </w:rPr>
        <w:fldChar w:fldCharType="begin"/>
      </w:r>
      <w:r w:rsidRPr="00CC082F">
        <w:rPr>
          <w:b/>
          <w:bCs/>
          <w:sz w:val="18"/>
          <w:szCs w:val="18"/>
        </w:rPr>
        <w:instrText xml:space="preserve"> TOC \o "1-2" \h \z \u </w:instrText>
      </w:r>
      <w:r w:rsidRPr="00CC082F">
        <w:rPr>
          <w:b/>
          <w:bCs/>
          <w:sz w:val="18"/>
          <w:szCs w:val="18"/>
        </w:rPr>
        <w:fldChar w:fldCharType="separate"/>
      </w:r>
      <w:hyperlink w:anchor="_Toc227093386" w:history="1">
        <w:r w:rsidR="004D5A28" w:rsidRPr="00CC082F">
          <w:rPr>
            <w:rStyle w:val="Hipervnculo"/>
            <w:noProof/>
            <w:sz w:val="18"/>
            <w:szCs w:val="18"/>
          </w:rPr>
          <w:t xml:space="preserve">PC 1.    </w:t>
        </w:r>
        <w:r w:rsidR="008C2F75" w:rsidRPr="00CC082F">
          <w:rPr>
            <w:noProof/>
            <w:sz w:val="18"/>
            <w:szCs w:val="18"/>
          </w:rPr>
          <w:t>INTRODUCTION</w:t>
        </w:r>
        <w:r w:rsidR="00E8130C" w:rsidRPr="00CC082F">
          <w:rPr>
            <w:rStyle w:val="Hipervnculo"/>
            <w:noProof/>
            <w:sz w:val="18"/>
            <w:szCs w:val="18"/>
          </w:rPr>
          <w:t>.</w:t>
        </w:r>
        <w:r w:rsidR="00942E43" w:rsidRPr="00CC082F">
          <w:rPr>
            <w:noProof/>
            <w:webHidden/>
            <w:sz w:val="18"/>
            <w:szCs w:val="18"/>
          </w:rPr>
          <w:t>...................</w:t>
        </w:r>
        <w:r w:rsidR="004B3062">
          <w:rPr>
            <w:noProof/>
            <w:webHidden/>
            <w:sz w:val="18"/>
            <w:szCs w:val="18"/>
          </w:rPr>
          <w:tab/>
        </w:r>
        <w:r w:rsidR="00942E43" w:rsidRPr="00CC082F">
          <w:rPr>
            <w:noProof/>
            <w:webHidden/>
            <w:sz w:val="18"/>
            <w:szCs w:val="18"/>
          </w:rPr>
          <w:t>......</w:t>
        </w:r>
        <w:r w:rsidR="00E8130C" w:rsidRPr="00CC082F">
          <w:rPr>
            <w:noProof/>
            <w:webHidden/>
            <w:sz w:val="18"/>
            <w:szCs w:val="18"/>
          </w:rPr>
          <w:t>.</w:t>
        </w:r>
        <w:r w:rsidR="00942E43" w:rsidRPr="00CC082F">
          <w:rPr>
            <w:noProof/>
            <w:webHidden/>
            <w:sz w:val="18"/>
            <w:szCs w:val="18"/>
          </w:rPr>
          <w:t>.</w:t>
        </w:r>
        <w:r w:rsidR="008C2F75" w:rsidRPr="00CC082F">
          <w:rPr>
            <w:noProof/>
            <w:webHidden/>
            <w:sz w:val="18"/>
            <w:szCs w:val="18"/>
          </w:rPr>
          <w:t>.</w:t>
        </w:r>
        <w:r w:rsidR="00942E43" w:rsidRPr="00CC082F">
          <w:rPr>
            <w:noProof/>
            <w:webHidden/>
            <w:sz w:val="18"/>
            <w:szCs w:val="18"/>
          </w:rPr>
          <w:t>..................................</w:t>
        </w:r>
        <w:r w:rsidR="005D0406" w:rsidRPr="00CC082F">
          <w:rPr>
            <w:noProof/>
            <w:webHidden/>
            <w:sz w:val="18"/>
            <w:szCs w:val="18"/>
          </w:rPr>
          <w:t>.</w:t>
        </w:r>
        <w:r w:rsidR="00942E43" w:rsidRPr="00CC082F">
          <w:rPr>
            <w:noProof/>
            <w:webHidden/>
            <w:sz w:val="18"/>
            <w:szCs w:val="18"/>
          </w:rPr>
          <w:t>...</w:t>
        </w:r>
        <w:r w:rsidR="004D5A28" w:rsidRPr="00CC082F">
          <w:rPr>
            <w:noProof/>
            <w:webHidden/>
            <w:sz w:val="18"/>
            <w:szCs w:val="18"/>
          </w:rPr>
          <w:fldChar w:fldCharType="begin"/>
        </w:r>
        <w:r w:rsidR="004D5A28" w:rsidRPr="00CC082F">
          <w:rPr>
            <w:noProof/>
            <w:webHidden/>
            <w:sz w:val="18"/>
            <w:szCs w:val="18"/>
          </w:rPr>
          <w:instrText xml:space="preserve"> PAGEREF _Toc227093386 \h </w:instrText>
        </w:r>
        <w:r w:rsidR="004D5A28" w:rsidRPr="00CC082F">
          <w:rPr>
            <w:noProof/>
            <w:webHidden/>
            <w:sz w:val="18"/>
            <w:szCs w:val="18"/>
          </w:rPr>
        </w:r>
        <w:r w:rsidR="004D5A28" w:rsidRPr="00CC082F">
          <w:rPr>
            <w:noProof/>
            <w:webHidden/>
            <w:sz w:val="18"/>
            <w:szCs w:val="18"/>
          </w:rPr>
          <w:fldChar w:fldCharType="separate"/>
        </w:r>
        <w:r w:rsidR="00F05FBC">
          <w:rPr>
            <w:noProof/>
            <w:webHidden/>
            <w:sz w:val="18"/>
            <w:szCs w:val="18"/>
          </w:rPr>
          <w:t>3</w:t>
        </w:r>
        <w:r w:rsidR="004D5A28" w:rsidRPr="00CC082F">
          <w:rPr>
            <w:noProof/>
            <w:webHidden/>
            <w:sz w:val="18"/>
            <w:szCs w:val="18"/>
          </w:rPr>
          <w:fldChar w:fldCharType="end"/>
        </w:r>
      </w:hyperlink>
    </w:p>
    <w:p w14:paraId="2734E871" w14:textId="0ACC6F43"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87" w:history="1">
        <w:r w:rsidRPr="00CC082F">
          <w:rPr>
            <w:rStyle w:val="Hipervnculo"/>
            <w:noProof/>
            <w:sz w:val="18"/>
            <w:szCs w:val="18"/>
          </w:rPr>
          <w:t xml:space="preserve">PC 1.1. </w:t>
        </w:r>
        <w:r w:rsidR="008C2F75" w:rsidRPr="00CC082F">
          <w:rPr>
            <w:noProof/>
            <w:sz w:val="18"/>
            <w:szCs w:val="18"/>
          </w:rPr>
          <w:t>BOARDS.</w:t>
        </w:r>
        <w:r w:rsidR="008C2F75" w:rsidRPr="00CC082F">
          <w:rPr>
            <w:rStyle w:val="Hipervnculo"/>
            <w:noProof/>
            <w:sz w:val="18"/>
            <w:szCs w:val="18"/>
          </w:rPr>
          <w:t>.....</w:t>
        </w:r>
        <w:r w:rsidRPr="00CC082F">
          <w:rPr>
            <w:rStyle w:val="Hipervnculo"/>
            <w:noProof/>
            <w:sz w:val="18"/>
            <w:szCs w:val="18"/>
          </w:rPr>
          <w:t>..................................</w:t>
        </w:r>
        <w:r w:rsidR="004B3062">
          <w:rPr>
            <w:rStyle w:val="Hipervnculo"/>
            <w:noProof/>
            <w:sz w:val="18"/>
            <w:szCs w:val="18"/>
          </w:rPr>
          <w:tab/>
        </w:r>
        <w:r w:rsidRPr="00CC082F">
          <w:rPr>
            <w:rStyle w:val="Hipervnculo"/>
            <w:noProof/>
            <w:sz w:val="18"/>
            <w:szCs w:val="18"/>
          </w:rPr>
          <w:t>...</w:t>
        </w:r>
        <w:r w:rsidR="00E8130C" w:rsidRPr="00CC082F">
          <w:rPr>
            <w:rStyle w:val="Hipervnculo"/>
            <w:noProof/>
            <w:sz w:val="18"/>
            <w:szCs w:val="18"/>
          </w:rPr>
          <w:t>.</w:t>
        </w:r>
        <w:r w:rsidRPr="00CC082F">
          <w:rPr>
            <w:rStyle w:val="Hipervnculo"/>
            <w:noProof/>
            <w:sz w:val="18"/>
            <w:szCs w:val="18"/>
          </w:rPr>
          <w:t>.................................</w:t>
        </w:r>
        <w:r w:rsidR="005D0406" w:rsidRPr="00CC082F">
          <w:rPr>
            <w:rStyle w:val="Hipervnculo"/>
            <w:noProof/>
            <w:sz w:val="18"/>
            <w:szCs w:val="18"/>
          </w:rPr>
          <w:t>.</w:t>
        </w:r>
        <w:r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_Toc227093387 \h </w:instrText>
        </w:r>
        <w:r w:rsidRPr="00CC082F">
          <w:rPr>
            <w:noProof/>
            <w:webHidden/>
            <w:sz w:val="18"/>
            <w:szCs w:val="18"/>
          </w:rPr>
        </w:r>
        <w:r w:rsidRPr="00CC082F">
          <w:rPr>
            <w:noProof/>
            <w:webHidden/>
            <w:sz w:val="18"/>
            <w:szCs w:val="18"/>
          </w:rPr>
          <w:fldChar w:fldCharType="separate"/>
        </w:r>
        <w:r w:rsidR="00F05FBC">
          <w:rPr>
            <w:noProof/>
            <w:webHidden/>
            <w:sz w:val="18"/>
            <w:szCs w:val="18"/>
          </w:rPr>
          <w:t>3</w:t>
        </w:r>
        <w:r w:rsidRPr="00CC082F">
          <w:rPr>
            <w:noProof/>
            <w:webHidden/>
            <w:sz w:val="18"/>
            <w:szCs w:val="18"/>
          </w:rPr>
          <w:fldChar w:fldCharType="end"/>
        </w:r>
      </w:hyperlink>
    </w:p>
    <w:p w14:paraId="33C60FB1" w14:textId="0DD8BDBF"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88" w:history="1">
        <w:r w:rsidRPr="00CC082F">
          <w:rPr>
            <w:rStyle w:val="Hipervnculo"/>
            <w:noProof/>
            <w:sz w:val="18"/>
            <w:szCs w:val="18"/>
          </w:rPr>
          <w:t xml:space="preserve">PC 1.2. </w:t>
        </w:r>
        <w:r w:rsidR="008C2F75" w:rsidRPr="00CC082F">
          <w:rPr>
            <w:noProof/>
            <w:sz w:val="18"/>
            <w:szCs w:val="18"/>
          </w:rPr>
          <w:t>PAWNS.....</w:t>
        </w:r>
        <w:r w:rsidRPr="00CC082F">
          <w:rPr>
            <w:noProof/>
            <w:webHidden/>
            <w:sz w:val="18"/>
            <w:szCs w:val="18"/>
          </w:rPr>
          <w:t>................</w:t>
        </w:r>
        <w:r w:rsidR="00E8130C" w:rsidRPr="00CC082F">
          <w:rPr>
            <w:noProof/>
            <w:webHidden/>
            <w:sz w:val="18"/>
            <w:szCs w:val="18"/>
          </w:rPr>
          <w:t>.</w:t>
        </w:r>
        <w:r w:rsidRPr="00CC082F">
          <w:rPr>
            <w:noProof/>
            <w:webHidden/>
            <w:sz w:val="18"/>
            <w:szCs w:val="18"/>
          </w:rPr>
          <w:t>....................</w:t>
        </w:r>
        <w:r w:rsidR="004B3062">
          <w:rPr>
            <w:noProof/>
            <w:webHidden/>
            <w:sz w:val="18"/>
            <w:szCs w:val="18"/>
          </w:rPr>
          <w:tab/>
        </w:r>
        <w:r w:rsidRPr="00CC082F">
          <w:rPr>
            <w:noProof/>
            <w:webHidden/>
            <w:sz w:val="18"/>
            <w:szCs w:val="18"/>
          </w:rPr>
          <w:t>...</w:t>
        </w:r>
        <w:r w:rsidR="00E8130C" w:rsidRPr="00CC082F">
          <w:rPr>
            <w:noProof/>
            <w:webHidden/>
            <w:sz w:val="18"/>
            <w:szCs w:val="18"/>
          </w:rPr>
          <w:t>.</w:t>
        </w:r>
        <w:r w:rsidRPr="00CC082F">
          <w:rPr>
            <w:noProof/>
            <w:webHidden/>
            <w:sz w:val="18"/>
            <w:szCs w:val="18"/>
          </w:rPr>
          <w:t>.............................</w:t>
        </w:r>
        <w:r w:rsidR="00942E43" w:rsidRPr="00CC082F">
          <w:rPr>
            <w:noProof/>
            <w:webHidden/>
            <w:sz w:val="18"/>
            <w:szCs w:val="18"/>
          </w:rPr>
          <w:t>.....</w:t>
        </w:r>
        <w:r w:rsidR="005D0406" w:rsidRPr="00CC082F">
          <w:rPr>
            <w:noProof/>
            <w:webHidden/>
            <w:sz w:val="18"/>
            <w:szCs w:val="18"/>
          </w:rPr>
          <w:t>.</w:t>
        </w:r>
        <w:r w:rsidR="00942E43" w:rsidRPr="00CC082F">
          <w:rPr>
            <w:noProof/>
            <w:webHidden/>
            <w:sz w:val="18"/>
            <w:szCs w:val="18"/>
          </w:rPr>
          <w:t>..</w:t>
        </w:r>
        <w:r w:rsidRPr="00CC082F">
          <w:rPr>
            <w:noProof/>
            <w:webHidden/>
            <w:sz w:val="18"/>
            <w:szCs w:val="18"/>
          </w:rPr>
          <w:t>.....</w:t>
        </w:r>
        <w:r w:rsidRPr="00CC082F">
          <w:rPr>
            <w:noProof/>
            <w:webHidden/>
            <w:sz w:val="18"/>
            <w:szCs w:val="18"/>
          </w:rPr>
          <w:fldChar w:fldCharType="begin"/>
        </w:r>
        <w:r w:rsidRPr="00CC082F">
          <w:rPr>
            <w:noProof/>
            <w:webHidden/>
            <w:sz w:val="18"/>
            <w:szCs w:val="18"/>
          </w:rPr>
          <w:instrText xml:space="preserve"> PAGEREF _Toc227093388 \h </w:instrText>
        </w:r>
        <w:r w:rsidRPr="00CC082F">
          <w:rPr>
            <w:noProof/>
            <w:webHidden/>
            <w:sz w:val="18"/>
            <w:szCs w:val="18"/>
          </w:rPr>
        </w:r>
        <w:r w:rsidRPr="00CC082F">
          <w:rPr>
            <w:noProof/>
            <w:webHidden/>
            <w:sz w:val="18"/>
            <w:szCs w:val="18"/>
          </w:rPr>
          <w:fldChar w:fldCharType="separate"/>
        </w:r>
        <w:r w:rsidR="00F05FBC">
          <w:rPr>
            <w:noProof/>
            <w:webHidden/>
            <w:sz w:val="18"/>
            <w:szCs w:val="18"/>
          </w:rPr>
          <w:t>3</w:t>
        </w:r>
        <w:r w:rsidRPr="00CC082F">
          <w:rPr>
            <w:noProof/>
            <w:webHidden/>
            <w:sz w:val="18"/>
            <w:szCs w:val="18"/>
          </w:rPr>
          <w:fldChar w:fldCharType="end"/>
        </w:r>
      </w:hyperlink>
    </w:p>
    <w:p w14:paraId="5054CE92" w14:textId="001DC9F4"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89" w:history="1">
        <w:r w:rsidRPr="00CC082F">
          <w:rPr>
            <w:rStyle w:val="Hipervnculo"/>
            <w:noProof/>
            <w:sz w:val="18"/>
            <w:szCs w:val="18"/>
          </w:rPr>
          <w:t>PC 1.3.</w:t>
        </w:r>
        <w:r w:rsidRPr="00CC082F">
          <w:rPr>
            <w:rFonts w:asciiTheme="minorHAnsi" w:eastAsiaTheme="minorEastAsia" w:hAnsiTheme="minorHAnsi"/>
            <w:noProof/>
            <w:sz w:val="18"/>
            <w:szCs w:val="18"/>
            <w:lang w:val="es-ES_tradnl" w:eastAsia="es-ES_tradnl"/>
          </w:rPr>
          <w:t xml:space="preserve"> </w:t>
        </w:r>
        <w:r w:rsidR="008C2F75" w:rsidRPr="00CC082F">
          <w:rPr>
            <w:noProof/>
            <w:sz w:val="18"/>
            <w:szCs w:val="18"/>
          </w:rPr>
          <w:t>DICE......</w:t>
        </w:r>
        <w:r w:rsidRPr="00CC082F">
          <w:rPr>
            <w:rStyle w:val="Hipervnculo"/>
            <w:noProof/>
            <w:sz w:val="18"/>
            <w:szCs w:val="18"/>
          </w:rPr>
          <w:t>.......................................</w:t>
        </w:r>
        <w:r w:rsidR="004B3062">
          <w:rPr>
            <w:rStyle w:val="Hipervnculo"/>
            <w:noProof/>
            <w:sz w:val="18"/>
            <w:szCs w:val="18"/>
          </w:rPr>
          <w:tab/>
        </w:r>
        <w:r w:rsidRPr="00CC082F">
          <w:rPr>
            <w:rStyle w:val="Hipervnculo"/>
            <w:noProof/>
            <w:sz w:val="18"/>
            <w:szCs w:val="18"/>
          </w:rPr>
          <w:t>...</w:t>
        </w:r>
        <w:r w:rsidR="00E8130C" w:rsidRPr="00CC082F">
          <w:rPr>
            <w:rStyle w:val="Hipervnculo"/>
            <w:noProof/>
            <w:sz w:val="18"/>
            <w:szCs w:val="18"/>
          </w:rPr>
          <w:t>.</w:t>
        </w:r>
        <w:r w:rsidRPr="00CC082F">
          <w:rPr>
            <w:rStyle w:val="Hipervnculo"/>
            <w:noProof/>
            <w:sz w:val="18"/>
            <w:szCs w:val="18"/>
          </w:rPr>
          <w:t>.</w:t>
        </w:r>
        <w:r w:rsidR="004B3062">
          <w:rPr>
            <w:rStyle w:val="Hipervnculo"/>
            <w:noProof/>
            <w:sz w:val="18"/>
            <w:szCs w:val="18"/>
          </w:rPr>
          <w:t>.</w:t>
        </w:r>
        <w:r w:rsidRPr="00CC082F">
          <w:rPr>
            <w:rStyle w:val="Hipervnculo"/>
            <w:noProof/>
            <w:sz w:val="18"/>
            <w:szCs w:val="18"/>
          </w:rPr>
          <w:t>...............................</w:t>
        </w:r>
        <w:r w:rsidR="00942E43" w:rsidRPr="00CC082F">
          <w:rPr>
            <w:rStyle w:val="Hipervnculo"/>
            <w:noProof/>
            <w:sz w:val="18"/>
            <w:szCs w:val="18"/>
          </w:rPr>
          <w:t>....</w:t>
        </w:r>
        <w:r w:rsidR="005D0406" w:rsidRPr="00CC082F">
          <w:rPr>
            <w:rStyle w:val="Hipervnculo"/>
            <w:noProof/>
            <w:sz w:val="18"/>
            <w:szCs w:val="18"/>
          </w:rPr>
          <w:t>.</w:t>
        </w:r>
        <w:r w:rsidR="00942E43" w:rsidRPr="00CC082F">
          <w:rPr>
            <w:rStyle w:val="Hipervnculo"/>
            <w:noProof/>
            <w:sz w:val="18"/>
            <w:szCs w:val="18"/>
          </w:rPr>
          <w:t>....</w:t>
        </w:r>
        <w:r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_Toc227093389 \h </w:instrText>
        </w:r>
        <w:r w:rsidRPr="00CC082F">
          <w:rPr>
            <w:noProof/>
            <w:webHidden/>
            <w:sz w:val="18"/>
            <w:szCs w:val="18"/>
          </w:rPr>
        </w:r>
        <w:r w:rsidRPr="00CC082F">
          <w:rPr>
            <w:noProof/>
            <w:webHidden/>
            <w:sz w:val="18"/>
            <w:szCs w:val="18"/>
          </w:rPr>
          <w:fldChar w:fldCharType="separate"/>
        </w:r>
        <w:r w:rsidR="00F05FBC">
          <w:rPr>
            <w:noProof/>
            <w:webHidden/>
            <w:sz w:val="18"/>
            <w:szCs w:val="18"/>
          </w:rPr>
          <w:t>3</w:t>
        </w:r>
        <w:r w:rsidRPr="00CC082F">
          <w:rPr>
            <w:noProof/>
            <w:webHidden/>
            <w:sz w:val="18"/>
            <w:szCs w:val="18"/>
          </w:rPr>
          <w:fldChar w:fldCharType="end"/>
        </w:r>
      </w:hyperlink>
    </w:p>
    <w:p w14:paraId="608585A3" w14:textId="58862DAF"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0" w:history="1">
        <w:r w:rsidRPr="00CC082F">
          <w:rPr>
            <w:rStyle w:val="Hipervnculo"/>
            <w:noProof/>
            <w:sz w:val="18"/>
            <w:szCs w:val="18"/>
          </w:rPr>
          <w:t>PC 1.4.</w:t>
        </w:r>
        <w:r w:rsidRPr="00CC082F">
          <w:rPr>
            <w:rFonts w:asciiTheme="minorHAnsi" w:eastAsiaTheme="minorEastAsia" w:hAnsiTheme="minorHAnsi"/>
            <w:noProof/>
            <w:sz w:val="18"/>
            <w:szCs w:val="18"/>
            <w:lang w:val="es-ES_tradnl" w:eastAsia="es-ES_tradnl"/>
          </w:rPr>
          <w:t xml:space="preserve"> </w:t>
        </w:r>
        <w:r w:rsidR="008C2F75" w:rsidRPr="00CC082F">
          <w:rPr>
            <w:noProof/>
            <w:sz w:val="18"/>
            <w:szCs w:val="18"/>
          </w:rPr>
          <w:t>OBJECTIVE OF THE GAME</w:t>
        </w:r>
        <w:r w:rsidRPr="00CC082F">
          <w:rPr>
            <w:noProof/>
            <w:webHidden/>
            <w:sz w:val="18"/>
            <w:szCs w:val="18"/>
          </w:rPr>
          <w:t>.</w:t>
        </w:r>
        <w:r w:rsidR="00E8130C" w:rsidRPr="00CC082F">
          <w:rPr>
            <w:noProof/>
            <w:webHidden/>
            <w:sz w:val="18"/>
            <w:szCs w:val="18"/>
          </w:rPr>
          <w:t>.</w:t>
        </w:r>
        <w:r w:rsidRPr="00CC082F">
          <w:rPr>
            <w:noProof/>
            <w:webHidden/>
            <w:sz w:val="18"/>
            <w:szCs w:val="18"/>
          </w:rPr>
          <w:t>..</w:t>
        </w:r>
        <w:r w:rsidR="004B3062">
          <w:rPr>
            <w:noProof/>
            <w:webHidden/>
            <w:sz w:val="18"/>
            <w:szCs w:val="18"/>
          </w:rPr>
          <w:tab/>
        </w:r>
        <w:r w:rsidRPr="00CC082F">
          <w:rPr>
            <w:noProof/>
            <w:webHidden/>
            <w:sz w:val="18"/>
            <w:szCs w:val="18"/>
          </w:rPr>
          <w:t>.............................</w:t>
        </w:r>
        <w:r w:rsidR="004B3062">
          <w:rPr>
            <w:noProof/>
            <w:webHidden/>
            <w:sz w:val="18"/>
            <w:szCs w:val="18"/>
          </w:rPr>
          <w:t>.</w:t>
        </w:r>
        <w:r w:rsidRPr="00CC082F">
          <w:rPr>
            <w:noProof/>
            <w:webHidden/>
            <w:sz w:val="18"/>
            <w:szCs w:val="18"/>
          </w:rPr>
          <w:t>...</w:t>
        </w:r>
        <w:r w:rsidR="00942E43" w:rsidRPr="00CC082F">
          <w:rPr>
            <w:noProof/>
            <w:webHidden/>
            <w:sz w:val="18"/>
            <w:szCs w:val="18"/>
          </w:rPr>
          <w:t>........</w:t>
        </w:r>
        <w:r w:rsidRPr="00CC082F">
          <w:rPr>
            <w:noProof/>
            <w:webHidden/>
            <w:sz w:val="18"/>
            <w:szCs w:val="18"/>
          </w:rPr>
          <w:t>..</w:t>
        </w:r>
        <w:r w:rsidRPr="00CC082F">
          <w:rPr>
            <w:noProof/>
            <w:webHidden/>
            <w:sz w:val="18"/>
            <w:szCs w:val="18"/>
          </w:rPr>
          <w:fldChar w:fldCharType="begin"/>
        </w:r>
        <w:r w:rsidRPr="00CC082F">
          <w:rPr>
            <w:noProof/>
            <w:webHidden/>
            <w:sz w:val="18"/>
            <w:szCs w:val="18"/>
          </w:rPr>
          <w:instrText xml:space="preserve"> PAGEREF _Toc227093390 \h </w:instrText>
        </w:r>
        <w:r w:rsidRPr="00CC082F">
          <w:rPr>
            <w:noProof/>
            <w:webHidden/>
            <w:sz w:val="18"/>
            <w:szCs w:val="18"/>
          </w:rPr>
        </w:r>
        <w:r w:rsidRPr="00CC082F">
          <w:rPr>
            <w:noProof/>
            <w:webHidden/>
            <w:sz w:val="18"/>
            <w:szCs w:val="18"/>
          </w:rPr>
          <w:fldChar w:fldCharType="separate"/>
        </w:r>
        <w:r w:rsidR="00F05FBC">
          <w:rPr>
            <w:noProof/>
            <w:webHidden/>
            <w:sz w:val="18"/>
            <w:szCs w:val="18"/>
          </w:rPr>
          <w:t>3</w:t>
        </w:r>
        <w:r w:rsidRPr="00CC082F">
          <w:rPr>
            <w:noProof/>
            <w:webHidden/>
            <w:sz w:val="18"/>
            <w:szCs w:val="18"/>
          </w:rPr>
          <w:fldChar w:fldCharType="end"/>
        </w:r>
      </w:hyperlink>
    </w:p>
    <w:p w14:paraId="7D64ACCE" w14:textId="679B64C6"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1" w:history="1">
        <w:r w:rsidRPr="00CC082F">
          <w:rPr>
            <w:rStyle w:val="Hipervnculo"/>
            <w:noProof/>
            <w:sz w:val="18"/>
            <w:szCs w:val="18"/>
          </w:rPr>
          <w:t>PC 2.</w:t>
        </w:r>
        <w:r w:rsidRPr="00CC082F">
          <w:rPr>
            <w:rFonts w:asciiTheme="minorHAnsi" w:eastAsiaTheme="minorEastAsia" w:hAnsiTheme="minorHAnsi"/>
            <w:noProof/>
            <w:sz w:val="18"/>
            <w:szCs w:val="18"/>
            <w:lang w:val="es-ES_tradnl" w:eastAsia="es-ES_tradnl"/>
          </w:rPr>
          <w:t xml:space="preserve">    </w:t>
        </w:r>
        <w:r w:rsidR="008C2F75" w:rsidRPr="00CC082F">
          <w:rPr>
            <w:noProof/>
            <w:sz w:val="18"/>
            <w:szCs w:val="18"/>
          </w:rPr>
          <w:t>PAWN</w:t>
        </w:r>
        <w:r w:rsidR="00FF5BE0" w:rsidRPr="00CC082F">
          <w:rPr>
            <w:noProof/>
            <w:sz w:val="18"/>
            <w:szCs w:val="18"/>
          </w:rPr>
          <w:t>S M</w:t>
        </w:r>
        <w:r w:rsidR="008C2F75" w:rsidRPr="00CC082F">
          <w:rPr>
            <w:noProof/>
            <w:sz w:val="18"/>
            <w:szCs w:val="18"/>
          </w:rPr>
          <w:t>OVEMENT....</w:t>
        </w:r>
        <w:r w:rsidR="00E8130C" w:rsidRPr="00CC082F">
          <w:rPr>
            <w:noProof/>
            <w:sz w:val="18"/>
            <w:szCs w:val="18"/>
          </w:rPr>
          <w:t>.</w:t>
        </w:r>
        <w:r w:rsidR="008C2F75" w:rsidRPr="00CC082F">
          <w:rPr>
            <w:noProof/>
            <w:sz w:val="18"/>
            <w:szCs w:val="18"/>
          </w:rPr>
          <w:t>...........</w:t>
        </w:r>
        <w:r w:rsidR="004B3062">
          <w:rPr>
            <w:noProof/>
            <w:sz w:val="18"/>
            <w:szCs w:val="18"/>
          </w:rPr>
          <w:tab/>
        </w:r>
        <w:r w:rsidR="008C2F75" w:rsidRPr="00CC082F">
          <w:rPr>
            <w:noProof/>
            <w:sz w:val="18"/>
            <w:szCs w:val="18"/>
          </w:rPr>
          <w:t>........</w:t>
        </w:r>
        <w:r w:rsidRPr="00CC082F">
          <w:rPr>
            <w:rStyle w:val="Hipervnculo"/>
            <w:noProof/>
            <w:sz w:val="18"/>
            <w:szCs w:val="18"/>
          </w:rPr>
          <w:t>...........</w:t>
        </w:r>
        <w:r w:rsidR="004B3062">
          <w:rPr>
            <w:rStyle w:val="Hipervnculo"/>
            <w:noProof/>
            <w:sz w:val="18"/>
            <w:szCs w:val="18"/>
          </w:rPr>
          <w:t>..</w:t>
        </w:r>
        <w:r w:rsidRPr="00CC082F">
          <w:rPr>
            <w:rStyle w:val="Hipervnculo"/>
            <w:noProof/>
            <w:sz w:val="18"/>
            <w:szCs w:val="18"/>
          </w:rPr>
          <w:t>...............</w:t>
        </w:r>
        <w:r w:rsidR="00942E43" w:rsidRPr="00CC082F">
          <w:rPr>
            <w:rStyle w:val="Hipervnculo"/>
            <w:noProof/>
            <w:sz w:val="18"/>
            <w:szCs w:val="18"/>
          </w:rPr>
          <w:t>.......</w:t>
        </w:r>
        <w:r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_Toc227093391 \h </w:instrText>
        </w:r>
        <w:r w:rsidRPr="00CC082F">
          <w:rPr>
            <w:noProof/>
            <w:webHidden/>
            <w:sz w:val="18"/>
            <w:szCs w:val="18"/>
          </w:rPr>
        </w:r>
        <w:r w:rsidRPr="00CC082F">
          <w:rPr>
            <w:noProof/>
            <w:webHidden/>
            <w:sz w:val="18"/>
            <w:szCs w:val="18"/>
          </w:rPr>
          <w:fldChar w:fldCharType="separate"/>
        </w:r>
        <w:r w:rsidR="00F05FBC">
          <w:rPr>
            <w:noProof/>
            <w:webHidden/>
            <w:sz w:val="18"/>
            <w:szCs w:val="18"/>
          </w:rPr>
          <w:t>3</w:t>
        </w:r>
        <w:r w:rsidRPr="00CC082F">
          <w:rPr>
            <w:noProof/>
            <w:webHidden/>
            <w:sz w:val="18"/>
            <w:szCs w:val="18"/>
          </w:rPr>
          <w:fldChar w:fldCharType="end"/>
        </w:r>
      </w:hyperlink>
    </w:p>
    <w:p w14:paraId="1A465EF0" w14:textId="79F34C6C"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2" w:history="1">
        <w:r w:rsidRPr="00CC082F">
          <w:rPr>
            <w:rStyle w:val="Hipervnculo"/>
            <w:noProof/>
            <w:sz w:val="18"/>
            <w:szCs w:val="18"/>
          </w:rPr>
          <w:t>PC 2.1.</w:t>
        </w:r>
        <w:r w:rsidR="00AF38C7" w:rsidRPr="00CC082F">
          <w:rPr>
            <w:rStyle w:val="Hipervnculo"/>
            <w:noProof/>
            <w:sz w:val="18"/>
            <w:szCs w:val="18"/>
          </w:rPr>
          <w:t xml:space="preserve"> </w:t>
        </w:r>
        <w:r w:rsidRPr="00CC082F">
          <w:rPr>
            <w:rStyle w:val="Hipervnculo"/>
            <w:noProof/>
            <w:sz w:val="18"/>
            <w:szCs w:val="18"/>
          </w:rPr>
          <w:t>D</w:t>
        </w:r>
        <w:r w:rsidR="00AF38C7" w:rsidRPr="00CC082F">
          <w:rPr>
            <w:rStyle w:val="Hipervnculo"/>
            <w:noProof/>
            <w:sz w:val="18"/>
            <w:szCs w:val="18"/>
          </w:rPr>
          <w:t>EPARTURE</w:t>
        </w:r>
        <w:r w:rsidRPr="00CC082F">
          <w:rPr>
            <w:rStyle w:val="Hipervnculo"/>
            <w:noProof/>
            <w:sz w:val="18"/>
            <w:szCs w:val="18"/>
          </w:rPr>
          <w:t>...............</w:t>
        </w:r>
        <w:r w:rsidR="00AF38C7" w:rsidRPr="00CC082F">
          <w:rPr>
            <w:rStyle w:val="Hipervnculo"/>
            <w:noProof/>
            <w:sz w:val="18"/>
            <w:szCs w:val="18"/>
          </w:rPr>
          <w:t>.</w:t>
        </w:r>
        <w:r w:rsidRPr="00CC082F">
          <w:rPr>
            <w:rStyle w:val="Hipervnculo"/>
            <w:noProof/>
            <w:sz w:val="18"/>
            <w:szCs w:val="18"/>
          </w:rPr>
          <w:t>...</w:t>
        </w:r>
        <w:r w:rsidR="00E8130C" w:rsidRPr="00CC082F">
          <w:rPr>
            <w:rStyle w:val="Hipervnculo"/>
            <w:noProof/>
            <w:sz w:val="18"/>
            <w:szCs w:val="18"/>
          </w:rPr>
          <w:t>.</w:t>
        </w:r>
        <w:r w:rsidRPr="00CC082F">
          <w:rPr>
            <w:rStyle w:val="Hipervnculo"/>
            <w:noProof/>
            <w:sz w:val="18"/>
            <w:szCs w:val="18"/>
          </w:rPr>
          <w:t>.........</w:t>
        </w:r>
        <w:r w:rsidR="004B3062">
          <w:rPr>
            <w:rStyle w:val="Hipervnculo"/>
            <w:noProof/>
            <w:sz w:val="18"/>
            <w:szCs w:val="18"/>
          </w:rPr>
          <w:tab/>
        </w:r>
        <w:r w:rsidRPr="00CC082F">
          <w:rPr>
            <w:rStyle w:val="Hipervnculo"/>
            <w:noProof/>
            <w:sz w:val="18"/>
            <w:szCs w:val="18"/>
          </w:rPr>
          <w:t>.........</w:t>
        </w:r>
        <w:r w:rsidR="004B3062">
          <w:rPr>
            <w:rStyle w:val="Hipervnculo"/>
            <w:noProof/>
            <w:sz w:val="18"/>
            <w:szCs w:val="18"/>
          </w:rPr>
          <w:t>..</w:t>
        </w:r>
        <w:r w:rsidRPr="00CC082F">
          <w:rPr>
            <w:rStyle w:val="Hipervnculo"/>
            <w:noProof/>
            <w:sz w:val="18"/>
            <w:szCs w:val="18"/>
          </w:rPr>
          <w:t>..............................</w:t>
        </w:r>
        <w:r w:rsidR="00942E43" w:rsidRPr="00CC082F">
          <w:rPr>
            <w:rStyle w:val="Hipervnculo"/>
            <w:noProof/>
            <w:sz w:val="18"/>
            <w:szCs w:val="18"/>
          </w:rPr>
          <w:t>.....</w:t>
        </w:r>
        <w:r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_Toc227093392 \h </w:instrText>
        </w:r>
        <w:r w:rsidRPr="00CC082F">
          <w:rPr>
            <w:noProof/>
            <w:webHidden/>
            <w:sz w:val="18"/>
            <w:szCs w:val="18"/>
          </w:rPr>
        </w:r>
        <w:r w:rsidRPr="00CC082F">
          <w:rPr>
            <w:noProof/>
            <w:webHidden/>
            <w:sz w:val="18"/>
            <w:szCs w:val="18"/>
          </w:rPr>
          <w:fldChar w:fldCharType="separate"/>
        </w:r>
        <w:r w:rsidR="00F05FBC">
          <w:rPr>
            <w:noProof/>
            <w:webHidden/>
            <w:sz w:val="18"/>
            <w:szCs w:val="18"/>
          </w:rPr>
          <w:t>4</w:t>
        </w:r>
        <w:r w:rsidRPr="00CC082F">
          <w:rPr>
            <w:noProof/>
            <w:webHidden/>
            <w:sz w:val="18"/>
            <w:szCs w:val="18"/>
          </w:rPr>
          <w:fldChar w:fldCharType="end"/>
        </w:r>
      </w:hyperlink>
    </w:p>
    <w:p w14:paraId="18B4D9A8" w14:textId="5A507667"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3" w:history="1">
        <w:r w:rsidRPr="00CC082F">
          <w:rPr>
            <w:rStyle w:val="Hipervnculo"/>
            <w:noProof/>
            <w:sz w:val="18"/>
            <w:szCs w:val="18"/>
          </w:rPr>
          <w:t xml:space="preserve">PC 2.2. </w:t>
        </w:r>
        <w:r w:rsidR="00AF38C7" w:rsidRPr="00CC082F">
          <w:rPr>
            <w:noProof/>
            <w:sz w:val="18"/>
            <w:szCs w:val="18"/>
          </w:rPr>
          <w:t>PROTECTED AREAS</w:t>
        </w:r>
        <w:r w:rsidR="00942E43" w:rsidRPr="00CC082F">
          <w:rPr>
            <w:noProof/>
            <w:webHidden/>
            <w:sz w:val="18"/>
            <w:szCs w:val="18"/>
          </w:rPr>
          <w:t>.</w:t>
        </w:r>
        <w:r w:rsidR="00E8130C" w:rsidRPr="00CC082F">
          <w:rPr>
            <w:noProof/>
            <w:webHidden/>
            <w:sz w:val="18"/>
            <w:szCs w:val="18"/>
          </w:rPr>
          <w:t>...</w:t>
        </w:r>
        <w:r w:rsidR="00942E43" w:rsidRPr="00CC082F">
          <w:rPr>
            <w:noProof/>
            <w:webHidden/>
            <w:sz w:val="18"/>
            <w:szCs w:val="18"/>
          </w:rPr>
          <w:t>.......</w:t>
        </w:r>
        <w:r w:rsidR="008E4D34" w:rsidRPr="00CC082F">
          <w:rPr>
            <w:noProof/>
            <w:webHidden/>
            <w:sz w:val="18"/>
            <w:szCs w:val="18"/>
          </w:rPr>
          <w:t>.</w:t>
        </w:r>
        <w:r w:rsidR="004B3062">
          <w:rPr>
            <w:noProof/>
            <w:webHidden/>
            <w:sz w:val="18"/>
            <w:szCs w:val="18"/>
          </w:rPr>
          <w:tab/>
          <w:t>.</w:t>
        </w:r>
        <w:r w:rsidR="00942E43" w:rsidRPr="00CC082F">
          <w:rPr>
            <w:noProof/>
            <w:webHidden/>
            <w:sz w:val="18"/>
            <w:szCs w:val="18"/>
          </w:rPr>
          <w:t>..............................................</w:t>
        </w:r>
        <w:r w:rsidRPr="00CC082F">
          <w:rPr>
            <w:noProof/>
            <w:webHidden/>
            <w:sz w:val="18"/>
            <w:szCs w:val="18"/>
          </w:rPr>
          <w:fldChar w:fldCharType="begin"/>
        </w:r>
        <w:r w:rsidRPr="00CC082F">
          <w:rPr>
            <w:noProof/>
            <w:webHidden/>
            <w:sz w:val="18"/>
            <w:szCs w:val="18"/>
          </w:rPr>
          <w:instrText xml:space="preserve"> PAGEREF _Toc227093393 \h </w:instrText>
        </w:r>
        <w:r w:rsidRPr="00CC082F">
          <w:rPr>
            <w:noProof/>
            <w:webHidden/>
            <w:sz w:val="18"/>
            <w:szCs w:val="18"/>
          </w:rPr>
        </w:r>
        <w:r w:rsidRPr="00CC082F">
          <w:rPr>
            <w:noProof/>
            <w:webHidden/>
            <w:sz w:val="18"/>
            <w:szCs w:val="18"/>
          </w:rPr>
          <w:fldChar w:fldCharType="separate"/>
        </w:r>
        <w:r w:rsidR="00F05FBC">
          <w:rPr>
            <w:noProof/>
            <w:webHidden/>
            <w:sz w:val="18"/>
            <w:szCs w:val="18"/>
          </w:rPr>
          <w:t>6</w:t>
        </w:r>
        <w:r w:rsidRPr="00CC082F">
          <w:rPr>
            <w:noProof/>
            <w:webHidden/>
            <w:sz w:val="18"/>
            <w:szCs w:val="18"/>
          </w:rPr>
          <w:fldChar w:fldCharType="end"/>
        </w:r>
      </w:hyperlink>
    </w:p>
    <w:p w14:paraId="6D0ECBE8" w14:textId="02D3F143"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4" w:history="1">
        <w:r w:rsidRPr="00CC082F">
          <w:rPr>
            <w:rStyle w:val="Hipervnculo"/>
            <w:noProof/>
            <w:sz w:val="18"/>
            <w:szCs w:val="18"/>
          </w:rPr>
          <w:t xml:space="preserve">PC 2.3. </w:t>
        </w:r>
        <w:r w:rsidR="00E8130C" w:rsidRPr="00CC082F">
          <w:rPr>
            <w:noProof/>
            <w:sz w:val="18"/>
            <w:szCs w:val="18"/>
          </w:rPr>
          <w:t>DOUBLES</w:t>
        </w:r>
        <w:r w:rsidR="00942E43" w:rsidRPr="00CC082F">
          <w:rPr>
            <w:noProof/>
            <w:webHidden/>
            <w:sz w:val="18"/>
            <w:szCs w:val="18"/>
          </w:rPr>
          <w:t>...</w:t>
        </w:r>
        <w:r w:rsidR="00E8130C" w:rsidRPr="00CC082F">
          <w:rPr>
            <w:noProof/>
            <w:webHidden/>
            <w:sz w:val="18"/>
            <w:szCs w:val="18"/>
          </w:rPr>
          <w:t>...</w:t>
        </w:r>
        <w:r w:rsidR="00942E43" w:rsidRPr="00CC082F">
          <w:rPr>
            <w:noProof/>
            <w:webHidden/>
            <w:sz w:val="18"/>
            <w:szCs w:val="18"/>
          </w:rPr>
          <w:t>...........................</w:t>
        </w:r>
        <w:r w:rsidR="004B3062">
          <w:rPr>
            <w:noProof/>
            <w:webHidden/>
            <w:sz w:val="18"/>
            <w:szCs w:val="18"/>
          </w:rPr>
          <w:tab/>
        </w:r>
        <w:r w:rsidR="00942E43" w:rsidRPr="00CC082F">
          <w:rPr>
            <w:noProof/>
            <w:webHidden/>
            <w:sz w:val="18"/>
            <w:szCs w:val="18"/>
          </w:rPr>
          <w:t>...............................................</w:t>
        </w:r>
        <w:r w:rsidRPr="00CC082F">
          <w:rPr>
            <w:noProof/>
            <w:webHidden/>
            <w:sz w:val="18"/>
            <w:szCs w:val="18"/>
          </w:rPr>
          <w:fldChar w:fldCharType="begin"/>
        </w:r>
        <w:r w:rsidRPr="00CC082F">
          <w:rPr>
            <w:noProof/>
            <w:webHidden/>
            <w:sz w:val="18"/>
            <w:szCs w:val="18"/>
          </w:rPr>
          <w:instrText xml:space="preserve"> PAGEREF _Toc227093394 \h </w:instrText>
        </w:r>
        <w:r w:rsidRPr="00CC082F">
          <w:rPr>
            <w:noProof/>
            <w:webHidden/>
            <w:sz w:val="18"/>
            <w:szCs w:val="18"/>
          </w:rPr>
        </w:r>
        <w:r w:rsidRPr="00CC082F">
          <w:rPr>
            <w:noProof/>
            <w:webHidden/>
            <w:sz w:val="18"/>
            <w:szCs w:val="18"/>
          </w:rPr>
          <w:fldChar w:fldCharType="separate"/>
        </w:r>
        <w:r w:rsidR="00F05FBC">
          <w:rPr>
            <w:noProof/>
            <w:webHidden/>
            <w:sz w:val="18"/>
            <w:szCs w:val="18"/>
          </w:rPr>
          <w:t>6</w:t>
        </w:r>
        <w:r w:rsidRPr="00CC082F">
          <w:rPr>
            <w:noProof/>
            <w:webHidden/>
            <w:sz w:val="18"/>
            <w:szCs w:val="18"/>
          </w:rPr>
          <w:fldChar w:fldCharType="end"/>
        </w:r>
      </w:hyperlink>
    </w:p>
    <w:p w14:paraId="6BB1873A" w14:textId="53FFD805"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5" w:history="1">
        <w:r w:rsidRPr="00CC082F">
          <w:rPr>
            <w:rStyle w:val="Hipervnculo"/>
            <w:noProof/>
            <w:sz w:val="18"/>
            <w:szCs w:val="18"/>
          </w:rPr>
          <w:t xml:space="preserve">PC 2.4. </w:t>
        </w:r>
        <w:r w:rsidR="00BA5EE1" w:rsidRPr="00CC082F">
          <w:rPr>
            <w:noProof/>
            <w:sz w:val="18"/>
            <w:szCs w:val="18"/>
          </w:rPr>
          <w:t>BARRIERS.</w:t>
        </w:r>
        <w:r w:rsidR="000D15B1" w:rsidRPr="00CC082F">
          <w:rPr>
            <w:noProof/>
            <w:sz w:val="18"/>
            <w:szCs w:val="18"/>
          </w:rPr>
          <w:t>.</w:t>
        </w:r>
        <w:r w:rsidR="00BA5EE1" w:rsidRPr="00CC082F">
          <w:rPr>
            <w:noProof/>
            <w:sz w:val="18"/>
            <w:szCs w:val="18"/>
          </w:rPr>
          <w:t>.</w:t>
        </w:r>
        <w:r w:rsidR="00942E43" w:rsidRPr="00CC082F">
          <w:rPr>
            <w:noProof/>
            <w:webHidden/>
            <w:sz w:val="18"/>
            <w:szCs w:val="18"/>
          </w:rPr>
          <w:t>..............................</w:t>
        </w:r>
        <w:r w:rsidR="004B3062">
          <w:rPr>
            <w:noProof/>
            <w:webHidden/>
            <w:sz w:val="18"/>
            <w:szCs w:val="18"/>
          </w:rPr>
          <w:tab/>
        </w:r>
        <w:r w:rsidR="00942E43" w:rsidRPr="00CC082F">
          <w:rPr>
            <w:noProof/>
            <w:webHidden/>
            <w:sz w:val="18"/>
            <w:szCs w:val="18"/>
          </w:rPr>
          <w:t>...............................................</w:t>
        </w:r>
        <w:r w:rsidRPr="00CC082F">
          <w:rPr>
            <w:noProof/>
            <w:webHidden/>
            <w:sz w:val="18"/>
            <w:szCs w:val="18"/>
          </w:rPr>
          <w:fldChar w:fldCharType="begin"/>
        </w:r>
        <w:r w:rsidRPr="00CC082F">
          <w:rPr>
            <w:noProof/>
            <w:webHidden/>
            <w:sz w:val="18"/>
            <w:szCs w:val="18"/>
          </w:rPr>
          <w:instrText xml:space="preserve"> PAGEREF _Toc227093395 \h </w:instrText>
        </w:r>
        <w:r w:rsidRPr="00CC082F">
          <w:rPr>
            <w:noProof/>
            <w:webHidden/>
            <w:sz w:val="18"/>
            <w:szCs w:val="18"/>
          </w:rPr>
        </w:r>
        <w:r w:rsidRPr="00CC082F">
          <w:rPr>
            <w:noProof/>
            <w:webHidden/>
            <w:sz w:val="18"/>
            <w:szCs w:val="18"/>
          </w:rPr>
          <w:fldChar w:fldCharType="separate"/>
        </w:r>
        <w:r w:rsidR="00F05FBC">
          <w:rPr>
            <w:noProof/>
            <w:webHidden/>
            <w:sz w:val="18"/>
            <w:szCs w:val="18"/>
          </w:rPr>
          <w:t>7</w:t>
        </w:r>
        <w:r w:rsidRPr="00CC082F">
          <w:rPr>
            <w:noProof/>
            <w:webHidden/>
            <w:sz w:val="18"/>
            <w:szCs w:val="18"/>
          </w:rPr>
          <w:fldChar w:fldCharType="end"/>
        </w:r>
      </w:hyperlink>
    </w:p>
    <w:p w14:paraId="149DB755" w14:textId="73EB5744"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6" w:history="1">
        <w:r w:rsidRPr="00CC082F">
          <w:rPr>
            <w:rStyle w:val="Hipervnculo"/>
            <w:noProof/>
            <w:sz w:val="18"/>
            <w:szCs w:val="18"/>
          </w:rPr>
          <w:t xml:space="preserve">PC 3. </w:t>
        </w:r>
        <w:r w:rsidR="00942E43" w:rsidRPr="00CC082F">
          <w:rPr>
            <w:rStyle w:val="Hipervnculo"/>
            <w:noProof/>
            <w:sz w:val="18"/>
            <w:szCs w:val="18"/>
          </w:rPr>
          <w:t xml:space="preserve">   </w:t>
        </w:r>
        <w:r w:rsidR="00520F44" w:rsidRPr="00CC082F">
          <w:rPr>
            <w:noProof/>
            <w:sz w:val="18"/>
            <w:szCs w:val="18"/>
          </w:rPr>
          <w:t>REMOVE PAWNS......</w:t>
        </w:r>
        <w:r w:rsidR="00942E43" w:rsidRPr="00CC082F">
          <w:rPr>
            <w:noProof/>
            <w:webHidden/>
            <w:sz w:val="18"/>
            <w:szCs w:val="18"/>
          </w:rPr>
          <w:t>............</w:t>
        </w:r>
        <w:r w:rsidR="004B3062">
          <w:rPr>
            <w:noProof/>
            <w:webHidden/>
            <w:sz w:val="18"/>
            <w:szCs w:val="18"/>
          </w:rPr>
          <w:tab/>
        </w:r>
        <w:r w:rsidR="00942E43" w:rsidRPr="00CC082F">
          <w:rPr>
            <w:noProof/>
            <w:webHidden/>
            <w:sz w:val="18"/>
            <w:szCs w:val="18"/>
          </w:rPr>
          <w:t>...............................................</w:t>
        </w:r>
        <w:r w:rsidRPr="00CC082F">
          <w:rPr>
            <w:noProof/>
            <w:webHidden/>
            <w:sz w:val="18"/>
            <w:szCs w:val="18"/>
          </w:rPr>
          <w:fldChar w:fldCharType="begin"/>
        </w:r>
        <w:r w:rsidRPr="00CC082F">
          <w:rPr>
            <w:noProof/>
            <w:webHidden/>
            <w:sz w:val="18"/>
            <w:szCs w:val="18"/>
          </w:rPr>
          <w:instrText xml:space="preserve"> PAGEREF _Toc227093396 \h </w:instrText>
        </w:r>
        <w:r w:rsidRPr="00CC082F">
          <w:rPr>
            <w:noProof/>
            <w:webHidden/>
            <w:sz w:val="18"/>
            <w:szCs w:val="18"/>
          </w:rPr>
        </w:r>
        <w:r w:rsidRPr="00CC082F">
          <w:rPr>
            <w:noProof/>
            <w:webHidden/>
            <w:sz w:val="18"/>
            <w:szCs w:val="18"/>
          </w:rPr>
          <w:fldChar w:fldCharType="separate"/>
        </w:r>
        <w:r w:rsidR="00F05FBC">
          <w:rPr>
            <w:noProof/>
            <w:webHidden/>
            <w:sz w:val="18"/>
            <w:szCs w:val="18"/>
          </w:rPr>
          <w:t>8</w:t>
        </w:r>
        <w:r w:rsidRPr="00CC082F">
          <w:rPr>
            <w:noProof/>
            <w:webHidden/>
            <w:sz w:val="18"/>
            <w:szCs w:val="18"/>
          </w:rPr>
          <w:fldChar w:fldCharType="end"/>
        </w:r>
      </w:hyperlink>
    </w:p>
    <w:p w14:paraId="018EE3B7" w14:textId="0FD553FF"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7" w:history="1">
        <w:r w:rsidRPr="00CC082F">
          <w:rPr>
            <w:rStyle w:val="Hipervnculo"/>
            <w:noProof/>
            <w:sz w:val="18"/>
            <w:szCs w:val="18"/>
          </w:rPr>
          <w:t xml:space="preserve">PC 4. </w:t>
        </w:r>
        <w:r w:rsidR="00942E43" w:rsidRPr="00CC082F">
          <w:rPr>
            <w:rStyle w:val="Hipervnculo"/>
            <w:noProof/>
            <w:sz w:val="18"/>
            <w:szCs w:val="18"/>
          </w:rPr>
          <w:t xml:space="preserve">   </w:t>
        </w:r>
        <w:r w:rsidR="000D15B1" w:rsidRPr="00CC082F">
          <w:rPr>
            <w:noProof/>
            <w:sz w:val="18"/>
            <w:szCs w:val="18"/>
          </w:rPr>
          <w:t>FINISH ARRIVAL</w:t>
        </w:r>
        <w:r w:rsidR="00942E43" w:rsidRPr="00CC082F">
          <w:rPr>
            <w:rStyle w:val="Hipervnculo"/>
            <w:noProof/>
            <w:sz w:val="18"/>
            <w:szCs w:val="18"/>
          </w:rPr>
          <w:t>..............</w:t>
        </w:r>
        <w:r w:rsidR="004B3062">
          <w:rPr>
            <w:rStyle w:val="Hipervnculo"/>
            <w:noProof/>
            <w:sz w:val="18"/>
            <w:szCs w:val="18"/>
          </w:rPr>
          <w:t>.</w:t>
        </w:r>
        <w:r w:rsidR="00942E43" w:rsidRPr="00CC082F">
          <w:rPr>
            <w:rStyle w:val="Hipervnculo"/>
            <w:noProof/>
            <w:sz w:val="18"/>
            <w:szCs w:val="18"/>
          </w:rPr>
          <w:t>....</w:t>
        </w:r>
        <w:r w:rsidR="004B3062">
          <w:rPr>
            <w:rStyle w:val="Hipervnculo"/>
            <w:noProof/>
            <w:sz w:val="18"/>
            <w:szCs w:val="18"/>
          </w:rPr>
          <w:tab/>
        </w:r>
        <w:r w:rsidR="00942E43"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_Toc227093397 \h </w:instrText>
        </w:r>
        <w:r w:rsidRPr="00CC082F">
          <w:rPr>
            <w:noProof/>
            <w:webHidden/>
            <w:sz w:val="18"/>
            <w:szCs w:val="18"/>
          </w:rPr>
        </w:r>
        <w:r w:rsidRPr="00CC082F">
          <w:rPr>
            <w:noProof/>
            <w:webHidden/>
            <w:sz w:val="18"/>
            <w:szCs w:val="18"/>
          </w:rPr>
          <w:fldChar w:fldCharType="separate"/>
        </w:r>
        <w:r w:rsidR="00F05FBC">
          <w:rPr>
            <w:noProof/>
            <w:webHidden/>
            <w:sz w:val="18"/>
            <w:szCs w:val="18"/>
          </w:rPr>
          <w:t>8</w:t>
        </w:r>
        <w:r w:rsidRPr="00CC082F">
          <w:rPr>
            <w:noProof/>
            <w:webHidden/>
            <w:sz w:val="18"/>
            <w:szCs w:val="18"/>
          </w:rPr>
          <w:fldChar w:fldCharType="end"/>
        </w:r>
      </w:hyperlink>
    </w:p>
    <w:p w14:paraId="61C2A0EC" w14:textId="66DA62A4"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8" w:history="1">
        <w:r w:rsidRPr="00CC082F">
          <w:rPr>
            <w:rStyle w:val="Hipervnculo"/>
            <w:noProof/>
            <w:sz w:val="18"/>
            <w:szCs w:val="18"/>
          </w:rPr>
          <w:t xml:space="preserve">PC 5. </w:t>
        </w:r>
        <w:r w:rsidR="00942E43" w:rsidRPr="00CC082F">
          <w:rPr>
            <w:rStyle w:val="Hipervnculo"/>
            <w:noProof/>
            <w:sz w:val="18"/>
            <w:szCs w:val="18"/>
          </w:rPr>
          <w:t xml:space="preserve">   </w:t>
        </w:r>
        <w:r w:rsidR="00BA5EE1" w:rsidRPr="00CC082F">
          <w:rPr>
            <w:noProof/>
            <w:sz w:val="18"/>
            <w:szCs w:val="18"/>
          </w:rPr>
          <w:t>REWARDS...........</w:t>
        </w:r>
        <w:r w:rsidR="00942E43" w:rsidRPr="00CC082F">
          <w:rPr>
            <w:rStyle w:val="Hipervnculo"/>
            <w:noProof/>
            <w:sz w:val="18"/>
            <w:szCs w:val="18"/>
          </w:rPr>
          <w:t>..............</w:t>
        </w:r>
        <w:r w:rsidR="004B3062">
          <w:rPr>
            <w:rStyle w:val="Hipervnculo"/>
            <w:noProof/>
            <w:sz w:val="18"/>
            <w:szCs w:val="18"/>
          </w:rPr>
          <w:t>.</w:t>
        </w:r>
        <w:r w:rsidR="00942E43" w:rsidRPr="00CC082F">
          <w:rPr>
            <w:rStyle w:val="Hipervnculo"/>
            <w:noProof/>
            <w:sz w:val="18"/>
            <w:szCs w:val="18"/>
          </w:rPr>
          <w:t>........</w:t>
        </w:r>
        <w:r w:rsidR="004B3062">
          <w:rPr>
            <w:rStyle w:val="Hipervnculo"/>
            <w:noProof/>
            <w:sz w:val="18"/>
            <w:szCs w:val="18"/>
          </w:rPr>
          <w:tab/>
        </w:r>
        <w:r w:rsidR="00942E43"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_Toc227093398 \h </w:instrText>
        </w:r>
        <w:r w:rsidRPr="00CC082F">
          <w:rPr>
            <w:noProof/>
            <w:webHidden/>
            <w:sz w:val="18"/>
            <w:szCs w:val="18"/>
          </w:rPr>
        </w:r>
        <w:r w:rsidRPr="00CC082F">
          <w:rPr>
            <w:noProof/>
            <w:webHidden/>
            <w:sz w:val="18"/>
            <w:szCs w:val="18"/>
          </w:rPr>
          <w:fldChar w:fldCharType="separate"/>
        </w:r>
        <w:r w:rsidR="00F05FBC">
          <w:rPr>
            <w:noProof/>
            <w:webHidden/>
            <w:sz w:val="18"/>
            <w:szCs w:val="18"/>
          </w:rPr>
          <w:t>9</w:t>
        </w:r>
        <w:r w:rsidRPr="00CC082F">
          <w:rPr>
            <w:noProof/>
            <w:webHidden/>
            <w:sz w:val="18"/>
            <w:szCs w:val="18"/>
          </w:rPr>
          <w:fldChar w:fldCharType="end"/>
        </w:r>
      </w:hyperlink>
    </w:p>
    <w:p w14:paraId="02A4557B" w14:textId="24ED0969"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399" w:history="1">
        <w:r w:rsidRPr="00CC082F">
          <w:rPr>
            <w:rStyle w:val="Hipervnculo"/>
            <w:noProof/>
            <w:sz w:val="18"/>
            <w:szCs w:val="18"/>
          </w:rPr>
          <w:t xml:space="preserve">PC 6. </w:t>
        </w:r>
        <w:r w:rsidR="00942E43" w:rsidRPr="00CC082F">
          <w:rPr>
            <w:rStyle w:val="Hipervnculo"/>
            <w:noProof/>
            <w:sz w:val="18"/>
            <w:szCs w:val="18"/>
          </w:rPr>
          <w:t xml:space="preserve">   </w:t>
        </w:r>
        <w:r w:rsidR="000D15B1" w:rsidRPr="00CC082F">
          <w:rPr>
            <w:rStyle w:val="Hipervnculo"/>
            <w:noProof/>
            <w:sz w:val="18"/>
            <w:szCs w:val="18"/>
          </w:rPr>
          <w:t>ORDER OF PRIORITY....</w:t>
        </w:r>
        <w:r w:rsidR="004B3062">
          <w:rPr>
            <w:rStyle w:val="Hipervnculo"/>
            <w:noProof/>
            <w:sz w:val="18"/>
            <w:szCs w:val="18"/>
          </w:rPr>
          <w:t>.</w:t>
        </w:r>
        <w:r w:rsidR="000D15B1" w:rsidRPr="00CC082F">
          <w:rPr>
            <w:rStyle w:val="Hipervnculo"/>
            <w:noProof/>
            <w:sz w:val="18"/>
            <w:szCs w:val="18"/>
          </w:rPr>
          <w:t>.....</w:t>
        </w:r>
        <w:r w:rsidR="004B3062">
          <w:rPr>
            <w:rStyle w:val="Hipervnculo"/>
            <w:noProof/>
            <w:sz w:val="18"/>
            <w:szCs w:val="18"/>
          </w:rPr>
          <w:tab/>
        </w:r>
        <w:r w:rsidR="000D15B1" w:rsidRPr="00CC082F">
          <w:rPr>
            <w:rStyle w:val="Hipervnculo"/>
            <w:noProof/>
            <w:sz w:val="18"/>
            <w:szCs w:val="18"/>
          </w:rPr>
          <w:t>......</w:t>
        </w:r>
        <w:r w:rsidR="00942E43"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_Toc227093399 \h </w:instrText>
        </w:r>
        <w:r w:rsidRPr="00CC082F">
          <w:rPr>
            <w:noProof/>
            <w:webHidden/>
            <w:sz w:val="18"/>
            <w:szCs w:val="18"/>
          </w:rPr>
        </w:r>
        <w:r w:rsidRPr="00CC082F">
          <w:rPr>
            <w:noProof/>
            <w:webHidden/>
            <w:sz w:val="18"/>
            <w:szCs w:val="18"/>
          </w:rPr>
          <w:fldChar w:fldCharType="separate"/>
        </w:r>
        <w:r w:rsidR="00F05FBC">
          <w:rPr>
            <w:noProof/>
            <w:webHidden/>
            <w:sz w:val="18"/>
            <w:szCs w:val="18"/>
          </w:rPr>
          <w:t>9</w:t>
        </w:r>
        <w:r w:rsidRPr="00CC082F">
          <w:rPr>
            <w:noProof/>
            <w:webHidden/>
            <w:sz w:val="18"/>
            <w:szCs w:val="18"/>
          </w:rPr>
          <w:fldChar w:fldCharType="end"/>
        </w:r>
      </w:hyperlink>
    </w:p>
    <w:p w14:paraId="75700328" w14:textId="61EAA6FA"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400" w:history="1">
        <w:r w:rsidRPr="00CC082F">
          <w:rPr>
            <w:rStyle w:val="Hipervnculo"/>
            <w:noProof/>
            <w:sz w:val="18"/>
            <w:szCs w:val="18"/>
          </w:rPr>
          <w:t xml:space="preserve">PC 6.1. </w:t>
        </w:r>
        <w:r w:rsidR="005E45B4" w:rsidRPr="00CC082F">
          <w:rPr>
            <w:rStyle w:val="Hipervnculo"/>
            <w:noProof/>
            <w:sz w:val="18"/>
            <w:szCs w:val="18"/>
          </w:rPr>
          <w:t>REMOVE</w:t>
        </w:r>
        <w:r w:rsidRPr="00CC082F">
          <w:rPr>
            <w:rStyle w:val="Hipervnculo"/>
            <w:noProof/>
            <w:sz w:val="18"/>
            <w:szCs w:val="18"/>
          </w:rPr>
          <w:t xml:space="preserve"> BARR</w:t>
        </w:r>
        <w:r w:rsidR="005E45B4" w:rsidRPr="00CC082F">
          <w:rPr>
            <w:rStyle w:val="Hipervnculo"/>
            <w:noProof/>
            <w:sz w:val="18"/>
            <w:szCs w:val="18"/>
          </w:rPr>
          <w:t>I</w:t>
        </w:r>
        <w:r w:rsidRPr="00CC082F">
          <w:rPr>
            <w:rStyle w:val="Hipervnculo"/>
            <w:noProof/>
            <w:sz w:val="18"/>
            <w:szCs w:val="18"/>
          </w:rPr>
          <w:t>ERS</w:t>
        </w:r>
        <w:r w:rsidR="004B3062">
          <w:rPr>
            <w:rStyle w:val="Hipervnculo"/>
            <w:noProof/>
            <w:sz w:val="18"/>
            <w:szCs w:val="18"/>
          </w:rPr>
          <w:t>...</w:t>
        </w:r>
        <w:r w:rsidR="004B3062">
          <w:rPr>
            <w:rStyle w:val="Hipervnculo"/>
            <w:noProof/>
            <w:sz w:val="18"/>
            <w:szCs w:val="18"/>
          </w:rPr>
          <w:tab/>
        </w:r>
        <w:r w:rsidRPr="00CC082F">
          <w:rPr>
            <w:noProof/>
            <w:webHidden/>
            <w:sz w:val="18"/>
            <w:szCs w:val="18"/>
          </w:rPr>
          <w:fldChar w:fldCharType="begin"/>
        </w:r>
        <w:r w:rsidRPr="00CC082F">
          <w:rPr>
            <w:noProof/>
            <w:webHidden/>
            <w:sz w:val="18"/>
            <w:szCs w:val="18"/>
          </w:rPr>
          <w:instrText xml:space="preserve"> PAGEREF _Toc227093400 \h </w:instrText>
        </w:r>
        <w:r w:rsidRPr="00CC082F">
          <w:rPr>
            <w:noProof/>
            <w:webHidden/>
            <w:sz w:val="18"/>
            <w:szCs w:val="18"/>
          </w:rPr>
        </w:r>
        <w:r w:rsidRPr="00CC082F">
          <w:rPr>
            <w:noProof/>
            <w:webHidden/>
            <w:sz w:val="18"/>
            <w:szCs w:val="18"/>
          </w:rPr>
          <w:fldChar w:fldCharType="separate"/>
        </w:r>
        <w:r w:rsidR="00F05FBC">
          <w:rPr>
            <w:noProof/>
            <w:webHidden/>
            <w:sz w:val="18"/>
            <w:szCs w:val="18"/>
          </w:rPr>
          <w:t>9</w:t>
        </w:r>
        <w:r w:rsidRPr="00CC082F">
          <w:rPr>
            <w:noProof/>
            <w:webHidden/>
            <w:sz w:val="18"/>
            <w:szCs w:val="18"/>
          </w:rPr>
          <w:fldChar w:fldCharType="end"/>
        </w:r>
      </w:hyperlink>
    </w:p>
    <w:p w14:paraId="65360D91" w14:textId="6BC9EE8E"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401" w:history="1">
        <w:r w:rsidRPr="00CC082F">
          <w:rPr>
            <w:rStyle w:val="Hipervnculo"/>
            <w:noProof/>
            <w:sz w:val="18"/>
            <w:szCs w:val="18"/>
          </w:rPr>
          <w:t xml:space="preserve">PC 6.2. </w:t>
        </w:r>
        <w:r w:rsidR="005E45B4" w:rsidRPr="00CC082F">
          <w:rPr>
            <w:rFonts w:eastAsiaTheme="majorEastAsia" w:cstheme="majorBidi"/>
            <w:noProof/>
            <w:sz w:val="18"/>
            <w:szCs w:val="18"/>
            <w:lang w:val="es-ES_tradnl"/>
          </w:rPr>
          <w:t>COLLECT REWARDS</w:t>
        </w:r>
        <w:r w:rsidR="004B3062">
          <w:rPr>
            <w:noProof/>
            <w:webHidden/>
            <w:sz w:val="18"/>
            <w:szCs w:val="18"/>
          </w:rPr>
          <w:t>..</w:t>
        </w:r>
        <w:r w:rsidR="004B3062">
          <w:rPr>
            <w:noProof/>
            <w:webHidden/>
            <w:sz w:val="18"/>
            <w:szCs w:val="18"/>
          </w:rPr>
          <w:tab/>
        </w:r>
        <w:r w:rsidRPr="00CC082F">
          <w:rPr>
            <w:noProof/>
            <w:webHidden/>
            <w:sz w:val="18"/>
            <w:szCs w:val="18"/>
          </w:rPr>
          <w:fldChar w:fldCharType="begin"/>
        </w:r>
        <w:r w:rsidRPr="00CC082F">
          <w:rPr>
            <w:noProof/>
            <w:webHidden/>
            <w:sz w:val="18"/>
            <w:szCs w:val="18"/>
          </w:rPr>
          <w:instrText xml:space="preserve"> PAGEREF _Toc227093401 \h </w:instrText>
        </w:r>
        <w:r w:rsidRPr="00CC082F">
          <w:rPr>
            <w:noProof/>
            <w:webHidden/>
            <w:sz w:val="18"/>
            <w:szCs w:val="18"/>
          </w:rPr>
        </w:r>
        <w:r w:rsidRPr="00CC082F">
          <w:rPr>
            <w:noProof/>
            <w:webHidden/>
            <w:sz w:val="18"/>
            <w:szCs w:val="18"/>
          </w:rPr>
          <w:fldChar w:fldCharType="separate"/>
        </w:r>
        <w:r w:rsidR="00F05FBC">
          <w:rPr>
            <w:noProof/>
            <w:webHidden/>
            <w:sz w:val="18"/>
            <w:szCs w:val="18"/>
          </w:rPr>
          <w:t>9</w:t>
        </w:r>
        <w:r w:rsidRPr="00CC082F">
          <w:rPr>
            <w:noProof/>
            <w:webHidden/>
            <w:sz w:val="18"/>
            <w:szCs w:val="18"/>
          </w:rPr>
          <w:fldChar w:fldCharType="end"/>
        </w:r>
      </w:hyperlink>
    </w:p>
    <w:p w14:paraId="65B36424" w14:textId="54C6FE81"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402" w:history="1">
        <w:r w:rsidRPr="00CC082F">
          <w:rPr>
            <w:rStyle w:val="Hipervnculo"/>
            <w:noProof/>
            <w:sz w:val="18"/>
            <w:szCs w:val="18"/>
          </w:rPr>
          <w:t xml:space="preserve">PC 6.3. </w:t>
        </w:r>
        <w:r w:rsidR="005E45B4" w:rsidRPr="00CC082F">
          <w:rPr>
            <w:rStyle w:val="Ttulo1Car"/>
            <w:b w:val="0"/>
            <w:bCs w:val="0"/>
            <w:noProof/>
            <w:sz w:val="18"/>
            <w:szCs w:val="18"/>
          </w:rPr>
          <w:t>MOVE A PAWN OUT OF THE SHELTER</w:t>
        </w:r>
        <w:r w:rsidR="004B3062">
          <w:rPr>
            <w:rStyle w:val="Ttulo1Car"/>
            <w:b w:val="0"/>
            <w:bCs w:val="0"/>
            <w:noProof/>
            <w:sz w:val="18"/>
            <w:szCs w:val="18"/>
          </w:rPr>
          <w:tab/>
        </w:r>
        <w:r w:rsidR="008147EA"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_Toc227093402 \h </w:instrText>
        </w:r>
        <w:r w:rsidRPr="00CC082F">
          <w:rPr>
            <w:noProof/>
            <w:webHidden/>
            <w:sz w:val="18"/>
            <w:szCs w:val="18"/>
          </w:rPr>
        </w:r>
        <w:r w:rsidRPr="00CC082F">
          <w:rPr>
            <w:noProof/>
            <w:webHidden/>
            <w:sz w:val="18"/>
            <w:szCs w:val="18"/>
          </w:rPr>
          <w:fldChar w:fldCharType="separate"/>
        </w:r>
        <w:r w:rsidR="00F05FBC">
          <w:rPr>
            <w:noProof/>
            <w:webHidden/>
            <w:sz w:val="18"/>
            <w:szCs w:val="18"/>
          </w:rPr>
          <w:t>9</w:t>
        </w:r>
        <w:r w:rsidRPr="00CC082F">
          <w:rPr>
            <w:noProof/>
            <w:webHidden/>
            <w:sz w:val="18"/>
            <w:szCs w:val="18"/>
          </w:rPr>
          <w:fldChar w:fldCharType="end"/>
        </w:r>
      </w:hyperlink>
    </w:p>
    <w:p w14:paraId="2E15AB92" w14:textId="38C34B50" w:rsidR="004D5A28" w:rsidRPr="00CC082F" w:rsidRDefault="004D5A28" w:rsidP="004B3062">
      <w:pPr>
        <w:pStyle w:val="TDC1"/>
        <w:rPr>
          <w:rFonts w:asciiTheme="minorHAnsi" w:eastAsiaTheme="minorEastAsia" w:hAnsiTheme="minorHAnsi"/>
          <w:noProof/>
          <w:sz w:val="18"/>
          <w:szCs w:val="18"/>
          <w:lang w:val="es-ES_tradnl" w:eastAsia="es-ES_tradnl"/>
        </w:rPr>
      </w:pPr>
      <w:hyperlink w:anchor="_Toc227093403" w:history="1">
        <w:r w:rsidRPr="00CC082F">
          <w:rPr>
            <w:rStyle w:val="Hipervnculo"/>
            <w:noProof/>
            <w:sz w:val="18"/>
            <w:szCs w:val="18"/>
          </w:rPr>
          <w:t>STRATEGICS</w:t>
        </w:r>
        <w:r w:rsidR="005E45B4" w:rsidRPr="00CC082F">
          <w:rPr>
            <w:rStyle w:val="Hipervnculo"/>
            <w:noProof/>
            <w:sz w:val="18"/>
            <w:szCs w:val="18"/>
          </w:rPr>
          <w:t xml:space="preserve"> TIPS....................</w:t>
        </w:r>
        <w:r w:rsidR="008147EA" w:rsidRPr="00CC082F">
          <w:rPr>
            <w:rStyle w:val="Hipervnculo"/>
            <w:noProof/>
            <w:sz w:val="18"/>
            <w:szCs w:val="18"/>
          </w:rPr>
          <w:t>......................</w:t>
        </w:r>
        <w:r w:rsidR="004B3062">
          <w:rPr>
            <w:rStyle w:val="Hipervnculo"/>
            <w:noProof/>
            <w:sz w:val="18"/>
            <w:szCs w:val="18"/>
          </w:rPr>
          <w:tab/>
        </w:r>
        <w:r w:rsidR="008147EA" w:rsidRPr="00CC082F">
          <w:rPr>
            <w:rStyle w:val="Hipervnculo"/>
            <w:noProof/>
            <w:sz w:val="18"/>
            <w:szCs w:val="18"/>
          </w:rPr>
          <w:t>...................................</w:t>
        </w:r>
        <w:r w:rsidRPr="00CC082F">
          <w:rPr>
            <w:noProof/>
            <w:webHidden/>
            <w:sz w:val="18"/>
            <w:szCs w:val="18"/>
          </w:rPr>
          <w:fldChar w:fldCharType="begin"/>
        </w:r>
        <w:r w:rsidRPr="00CC082F">
          <w:rPr>
            <w:noProof/>
            <w:webHidden/>
            <w:sz w:val="18"/>
            <w:szCs w:val="18"/>
          </w:rPr>
          <w:instrText xml:space="preserve"> PAGEREF _Toc227093403 \h </w:instrText>
        </w:r>
        <w:r w:rsidRPr="00CC082F">
          <w:rPr>
            <w:noProof/>
            <w:webHidden/>
            <w:sz w:val="18"/>
            <w:szCs w:val="18"/>
          </w:rPr>
        </w:r>
        <w:r w:rsidRPr="00CC082F">
          <w:rPr>
            <w:noProof/>
            <w:webHidden/>
            <w:sz w:val="18"/>
            <w:szCs w:val="18"/>
          </w:rPr>
          <w:fldChar w:fldCharType="separate"/>
        </w:r>
        <w:r w:rsidR="00F05FBC">
          <w:rPr>
            <w:noProof/>
            <w:webHidden/>
            <w:sz w:val="18"/>
            <w:szCs w:val="18"/>
          </w:rPr>
          <w:t>9</w:t>
        </w:r>
        <w:r w:rsidRPr="00CC082F">
          <w:rPr>
            <w:noProof/>
            <w:webHidden/>
            <w:sz w:val="18"/>
            <w:szCs w:val="18"/>
          </w:rPr>
          <w:fldChar w:fldCharType="end"/>
        </w:r>
      </w:hyperlink>
    </w:p>
    <w:p w14:paraId="1E123BD0" w14:textId="77777777" w:rsidR="00DA329B" w:rsidRDefault="00C3507D" w:rsidP="00DA329B">
      <w:pPr>
        <w:pStyle w:val="Ttulo1"/>
        <w:rPr>
          <w:sz w:val="18"/>
          <w:szCs w:val="18"/>
        </w:rPr>
      </w:pPr>
      <w:r w:rsidRPr="00CC082F">
        <w:rPr>
          <w:b w:val="0"/>
          <w:bCs w:val="0"/>
          <w:sz w:val="18"/>
          <w:szCs w:val="18"/>
        </w:rPr>
        <w:fldChar w:fldCharType="end"/>
      </w:r>
      <w:bookmarkStart w:id="0" w:name="_Hlk226646863"/>
      <w:bookmarkStart w:id="1" w:name="_Toc226735993"/>
      <w:bookmarkStart w:id="2" w:name="_Toc226906484"/>
      <w:bookmarkStart w:id="3" w:name="_Toc226911528"/>
      <w:bookmarkStart w:id="4" w:name="_Toc227093404"/>
      <w:r w:rsidR="00DA329B" w:rsidRPr="00DA329B">
        <w:rPr>
          <w:sz w:val="18"/>
          <w:szCs w:val="18"/>
        </w:rPr>
        <w:t xml:space="preserve"> </w:t>
      </w:r>
    </w:p>
    <w:p w14:paraId="1832A1C1" w14:textId="4CF6406C" w:rsidR="00DA329B" w:rsidRPr="004B3062" w:rsidRDefault="00DA329B" w:rsidP="00DA329B">
      <w:pPr>
        <w:pStyle w:val="Ttulo1"/>
        <w:rPr>
          <w:sz w:val="18"/>
          <w:szCs w:val="18"/>
        </w:rPr>
      </w:pPr>
      <w:r w:rsidRPr="004B3062">
        <w:rPr>
          <w:sz w:val="18"/>
          <w:szCs w:val="18"/>
        </w:rPr>
        <w:t>CONTACT</w:t>
      </w:r>
      <w:bookmarkEnd w:id="1"/>
      <w:bookmarkEnd w:id="2"/>
      <w:bookmarkEnd w:id="3"/>
      <w:bookmarkEnd w:id="4"/>
    </w:p>
    <w:p w14:paraId="69741BEA" w14:textId="77777777" w:rsidR="00DA329B" w:rsidRPr="004B3062" w:rsidRDefault="00DA329B" w:rsidP="00DA329B">
      <w:pPr>
        <w:spacing w:after="0"/>
        <w:jc w:val="both"/>
        <w:rPr>
          <w:b/>
          <w:bCs/>
          <w:sz w:val="18"/>
          <w:szCs w:val="18"/>
          <w:lang w:val="es-ES_tradnl"/>
        </w:rPr>
      </w:pPr>
      <w:r w:rsidRPr="004B3062">
        <w:rPr>
          <w:b/>
          <w:bCs/>
          <w:sz w:val="18"/>
          <w:szCs w:val="18"/>
          <w:lang w:val="es-ES_tradnl"/>
        </w:rPr>
        <w:t>If you have any questions or concerns about a specific move or situation, please send your images, inquiries, or suggestions to our customer service team. We welcome your feedback and suggestions.</w:t>
      </w:r>
      <w:r>
        <w:rPr>
          <w:b/>
          <w:bCs/>
          <w:sz w:val="18"/>
          <w:szCs w:val="18"/>
          <w:lang w:val="es-ES_tradnl"/>
        </w:rPr>
        <w:t xml:space="preserve"> </w:t>
      </w:r>
      <w:hyperlink r:id="rId10" w:history="1">
        <w:r w:rsidRPr="005B5B9D">
          <w:rPr>
            <w:rStyle w:val="Hipervnculo"/>
            <w:b/>
            <w:bCs/>
            <w:sz w:val="18"/>
            <w:szCs w:val="18"/>
            <w:lang w:val="es-ES_tradnl"/>
          </w:rPr>
          <w:t>customers@parkillergame.com</w:t>
        </w:r>
      </w:hyperlink>
    </w:p>
    <w:p w14:paraId="265FBFB1" w14:textId="77777777" w:rsidR="00DA329B" w:rsidRPr="004B3062" w:rsidRDefault="00DA329B" w:rsidP="00DA329B">
      <w:pPr>
        <w:spacing w:after="0"/>
        <w:jc w:val="both"/>
        <w:rPr>
          <w:b/>
          <w:bCs/>
          <w:sz w:val="18"/>
          <w:szCs w:val="18"/>
          <w:lang w:val="es-ES_tradnl"/>
        </w:rPr>
      </w:pPr>
      <w:r w:rsidRPr="004B3062">
        <w:rPr>
          <w:b/>
          <w:bCs/>
          <w:sz w:val="18"/>
          <w:szCs w:val="18"/>
          <w:lang w:val="es-ES_tradnl"/>
        </w:rPr>
        <w:t xml:space="preserve">You can also view the rules </w:t>
      </w:r>
      <w:r>
        <w:rPr>
          <w:b/>
          <w:bCs/>
          <w:sz w:val="18"/>
          <w:szCs w:val="18"/>
          <w:lang w:val="es-ES_tradnl"/>
        </w:rPr>
        <w:t xml:space="preserve">and special situations </w:t>
      </w:r>
      <w:r w:rsidRPr="004B3062">
        <w:rPr>
          <w:b/>
          <w:bCs/>
          <w:sz w:val="18"/>
          <w:szCs w:val="18"/>
          <w:lang w:val="es-ES_tradnl"/>
        </w:rPr>
        <w:t>on our website.</w:t>
      </w:r>
      <w:hyperlink r:id="rId11" w:history="1">
        <w:r w:rsidRPr="005B5B9D">
          <w:rPr>
            <w:rStyle w:val="Hipervnculo"/>
            <w:b/>
            <w:bCs/>
            <w:sz w:val="18"/>
            <w:szCs w:val="18"/>
            <w:lang w:val="es-ES_tradnl"/>
          </w:rPr>
          <w:t>https://parkillergame.com</w:t>
        </w:r>
      </w:hyperlink>
    </w:p>
    <w:p w14:paraId="6753B3E5" w14:textId="77777777" w:rsidR="00DA329B" w:rsidRDefault="00DA329B" w:rsidP="00530B4D">
      <w:pPr>
        <w:pStyle w:val="Ttulo1"/>
        <w:rPr>
          <w:sz w:val="18"/>
          <w:szCs w:val="18"/>
        </w:rPr>
      </w:pPr>
      <w:bookmarkStart w:id="5" w:name="_Toc226735960"/>
      <w:bookmarkStart w:id="6" w:name="_Toc226906463"/>
      <w:bookmarkStart w:id="7" w:name="_Toc226911507"/>
      <w:bookmarkStart w:id="8" w:name="_Toc227093386"/>
    </w:p>
    <w:p w14:paraId="6161AB9F" w14:textId="0C850D16" w:rsidR="00C35BF9" w:rsidRPr="004B3062" w:rsidRDefault="00C35BF9" w:rsidP="00530B4D">
      <w:pPr>
        <w:pStyle w:val="Ttulo1"/>
        <w:rPr>
          <w:sz w:val="18"/>
          <w:szCs w:val="18"/>
        </w:rPr>
      </w:pPr>
      <w:r w:rsidRPr="004B3062">
        <w:rPr>
          <w:sz w:val="18"/>
          <w:szCs w:val="18"/>
        </w:rPr>
        <w:t>PC 1.</w:t>
      </w:r>
      <w:r w:rsidRPr="004B3062">
        <w:rPr>
          <w:sz w:val="18"/>
          <w:szCs w:val="18"/>
        </w:rPr>
        <w:tab/>
        <w:t>INTRODUC</w:t>
      </w:r>
      <w:r w:rsidR="008D5A73" w:rsidRPr="004B3062">
        <w:rPr>
          <w:sz w:val="18"/>
          <w:szCs w:val="18"/>
        </w:rPr>
        <w:t>T</w:t>
      </w:r>
      <w:r w:rsidRPr="004B3062">
        <w:rPr>
          <w:sz w:val="18"/>
          <w:szCs w:val="18"/>
        </w:rPr>
        <w:t>ION</w:t>
      </w:r>
      <w:bookmarkEnd w:id="5"/>
      <w:bookmarkEnd w:id="6"/>
      <w:bookmarkEnd w:id="7"/>
      <w:bookmarkEnd w:id="8"/>
    </w:p>
    <w:p w14:paraId="076DDB9F" w14:textId="71339C13" w:rsidR="00323C45" w:rsidRPr="004B3062" w:rsidRDefault="00323C45" w:rsidP="008D5A73">
      <w:pPr>
        <w:spacing w:after="0"/>
        <w:rPr>
          <w:sz w:val="18"/>
          <w:szCs w:val="18"/>
        </w:rPr>
      </w:pPr>
      <w:r w:rsidRPr="004B3062">
        <w:rPr>
          <w:sz w:val="18"/>
          <w:szCs w:val="18"/>
        </w:rPr>
        <w:t>This ancient game originated in India and has been interpreted and adapted in different ways in various countries. The rules are often changed to suit local customs. We standardized the rules using two dice to make the game more dynamic and exciting.</w:t>
      </w:r>
    </w:p>
    <w:p w14:paraId="0F3B3FCF" w14:textId="675ACA6C" w:rsidR="00C35BF9" w:rsidRPr="004B3062" w:rsidRDefault="00C35BF9" w:rsidP="00530B4D">
      <w:pPr>
        <w:pStyle w:val="Ttulo1"/>
        <w:rPr>
          <w:sz w:val="18"/>
          <w:szCs w:val="18"/>
        </w:rPr>
      </w:pPr>
      <w:bookmarkStart w:id="9" w:name="_Toc226735961"/>
      <w:bookmarkStart w:id="10" w:name="_Toc226906464"/>
      <w:bookmarkStart w:id="11" w:name="_Toc226911508"/>
      <w:bookmarkStart w:id="12" w:name="_Toc227093387"/>
      <w:bookmarkStart w:id="13" w:name="toc"/>
      <w:r w:rsidRPr="004B3062">
        <w:rPr>
          <w:sz w:val="18"/>
          <w:szCs w:val="18"/>
        </w:rPr>
        <w:t>PC 1.1.</w:t>
      </w:r>
      <w:r w:rsidRPr="004B3062">
        <w:rPr>
          <w:sz w:val="18"/>
          <w:szCs w:val="18"/>
        </w:rPr>
        <w:tab/>
        <w:t>B</w:t>
      </w:r>
      <w:r w:rsidR="008D5A73" w:rsidRPr="004B3062">
        <w:rPr>
          <w:sz w:val="18"/>
          <w:szCs w:val="18"/>
        </w:rPr>
        <w:t>OARDS</w:t>
      </w:r>
      <w:bookmarkEnd w:id="9"/>
      <w:bookmarkEnd w:id="10"/>
      <w:bookmarkEnd w:id="11"/>
      <w:bookmarkEnd w:id="12"/>
    </w:p>
    <w:bookmarkEnd w:id="13"/>
    <w:p w14:paraId="7DF2D80F" w14:textId="7158E5E4" w:rsidR="000E1491" w:rsidRPr="004B3062" w:rsidRDefault="005E78D1" w:rsidP="00C35BF9">
      <w:pPr>
        <w:spacing w:after="0"/>
        <w:jc w:val="both"/>
        <w:rPr>
          <w:sz w:val="18"/>
          <w:szCs w:val="18"/>
        </w:rPr>
      </w:pPr>
      <w:r w:rsidRPr="004B3062">
        <w:rPr>
          <w:sz w:val="18"/>
          <w:szCs w:val="18"/>
        </w:rPr>
        <w:t>The classic game board included in the box is designed for four players and features 68 movement spaces and eight spaces on the finish path. While our modern design stays true to the classic layout, you can still use the o</w:t>
      </w:r>
      <w:r w:rsidR="0044519B" w:rsidRPr="004B3062">
        <w:rPr>
          <w:sz w:val="18"/>
          <w:szCs w:val="18"/>
        </w:rPr>
        <w:t>ld</w:t>
      </w:r>
      <w:r w:rsidRPr="004B3062">
        <w:rPr>
          <w:sz w:val="18"/>
          <w:szCs w:val="18"/>
        </w:rPr>
        <w:t xml:space="preserve"> board if you prefer.</w:t>
      </w:r>
    </w:p>
    <w:p w14:paraId="2B3A4DAF" w14:textId="77777777" w:rsidR="004B3062" w:rsidRPr="004B3062" w:rsidRDefault="004B3062" w:rsidP="004B3062">
      <w:pPr>
        <w:pStyle w:val="Ttulo1"/>
        <w:rPr>
          <w:sz w:val="18"/>
          <w:szCs w:val="18"/>
        </w:rPr>
      </w:pPr>
      <w:bookmarkStart w:id="14" w:name="_Toc226735962"/>
      <w:bookmarkStart w:id="15" w:name="_Toc226906465"/>
      <w:bookmarkStart w:id="16" w:name="_Toc226911509"/>
      <w:bookmarkStart w:id="17" w:name="_Toc227093388"/>
      <w:r w:rsidRPr="004B3062">
        <w:rPr>
          <w:sz w:val="18"/>
          <w:szCs w:val="18"/>
        </w:rPr>
        <w:t>PC 1.2.</w:t>
      </w:r>
      <w:r w:rsidRPr="004B3062">
        <w:rPr>
          <w:sz w:val="18"/>
          <w:szCs w:val="18"/>
        </w:rPr>
        <w:tab/>
        <w:t xml:space="preserve"> PAWNS</w:t>
      </w:r>
      <w:bookmarkEnd w:id="14"/>
      <w:bookmarkEnd w:id="15"/>
      <w:bookmarkEnd w:id="16"/>
      <w:bookmarkEnd w:id="17"/>
    </w:p>
    <w:p w14:paraId="333056A6" w14:textId="12891148" w:rsidR="004B3062" w:rsidRDefault="004B3062" w:rsidP="004B3062">
      <w:pPr>
        <w:spacing w:after="0"/>
        <w:jc w:val="both"/>
        <w:rPr>
          <w:sz w:val="18"/>
          <w:szCs w:val="18"/>
        </w:rPr>
      </w:pPr>
      <w:r w:rsidRPr="004B3062">
        <w:rPr>
          <w:sz w:val="18"/>
          <w:szCs w:val="18"/>
        </w:rPr>
        <w:t xml:space="preserve">Each player is assigned a color and may use the four corresponding pawns. </w:t>
      </w:r>
    </w:p>
    <w:p w14:paraId="18259F89" w14:textId="77777777" w:rsidR="004B3062" w:rsidRPr="004B3062" w:rsidRDefault="004B3062" w:rsidP="004B3062">
      <w:pPr>
        <w:pStyle w:val="Ttulo1"/>
        <w:rPr>
          <w:sz w:val="18"/>
          <w:szCs w:val="18"/>
        </w:rPr>
      </w:pPr>
      <w:bookmarkStart w:id="18" w:name="_Toc226735963"/>
      <w:bookmarkStart w:id="19" w:name="_Toc226906466"/>
      <w:bookmarkStart w:id="20" w:name="_Toc226911510"/>
      <w:bookmarkStart w:id="21" w:name="_Toc227093389"/>
      <w:r w:rsidRPr="004B3062">
        <w:rPr>
          <w:sz w:val="18"/>
          <w:szCs w:val="18"/>
        </w:rPr>
        <w:t>PC 1.3.</w:t>
      </w:r>
      <w:r w:rsidRPr="004B3062">
        <w:rPr>
          <w:sz w:val="18"/>
          <w:szCs w:val="18"/>
        </w:rPr>
        <w:tab/>
        <w:t xml:space="preserve"> DICE</w:t>
      </w:r>
      <w:bookmarkEnd w:id="18"/>
      <w:bookmarkEnd w:id="19"/>
      <w:bookmarkEnd w:id="20"/>
      <w:bookmarkEnd w:id="21"/>
    </w:p>
    <w:p w14:paraId="431F39D1" w14:textId="77777777" w:rsidR="004B3062" w:rsidRPr="004B3062" w:rsidRDefault="004B3062" w:rsidP="004B3062">
      <w:pPr>
        <w:spacing w:after="0"/>
        <w:jc w:val="both"/>
        <w:rPr>
          <w:sz w:val="18"/>
          <w:szCs w:val="18"/>
        </w:rPr>
      </w:pPr>
      <w:r w:rsidRPr="004B3062">
        <w:rPr>
          <w:sz w:val="18"/>
          <w:szCs w:val="18"/>
        </w:rPr>
        <w:t>Two white dice with black dots will be used to move the pawns across the board.</w:t>
      </w:r>
    </w:p>
    <w:p w14:paraId="4EB521F2" w14:textId="77777777" w:rsidR="004B3062" w:rsidRPr="004B3062" w:rsidRDefault="004B3062" w:rsidP="004B3062">
      <w:pPr>
        <w:spacing w:after="0"/>
        <w:jc w:val="both"/>
        <w:rPr>
          <w:sz w:val="18"/>
          <w:szCs w:val="18"/>
        </w:rPr>
      </w:pPr>
      <w:r w:rsidRPr="004B3062">
        <w:rPr>
          <w:sz w:val="18"/>
          <w:szCs w:val="18"/>
        </w:rPr>
        <w:t xml:space="preserve">The first player to roll will be the one who rolls the highest number. In the event of a tie, the roll will be repeated.  Then, </w:t>
      </w:r>
      <w:r w:rsidRPr="004B3062">
        <w:rPr>
          <w:b/>
          <w:bCs/>
          <w:sz w:val="18"/>
          <w:szCs w:val="18"/>
        </w:rPr>
        <w:t>the player to their right will take their turn</w:t>
      </w:r>
      <w:r w:rsidRPr="004B3062">
        <w:rPr>
          <w:sz w:val="18"/>
          <w:szCs w:val="18"/>
        </w:rPr>
        <w:t>, and so on. Each player’s pawn color can also be determined by drawing lots to decide their starting position on the game board..</w:t>
      </w:r>
    </w:p>
    <w:p w14:paraId="3CD0EBA0" w14:textId="519A14C6" w:rsidR="00C35BF9" w:rsidRPr="004B3062" w:rsidRDefault="00C35BF9" w:rsidP="00530B4D">
      <w:pPr>
        <w:pStyle w:val="Ttulo1"/>
        <w:rPr>
          <w:sz w:val="18"/>
          <w:szCs w:val="18"/>
        </w:rPr>
      </w:pPr>
      <w:bookmarkStart w:id="22" w:name="_Toc226735964"/>
      <w:bookmarkStart w:id="23" w:name="_Toc226906467"/>
      <w:bookmarkStart w:id="24" w:name="_Toc226911511"/>
      <w:bookmarkStart w:id="25" w:name="_Toc227093390"/>
      <w:r w:rsidRPr="004B3062">
        <w:rPr>
          <w:sz w:val="18"/>
          <w:szCs w:val="18"/>
        </w:rPr>
        <w:t>PC 1.4.</w:t>
      </w:r>
      <w:r w:rsidRPr="004B3062">
        <w:rPr>
          <w:sz w:val="18"/>
          <w:szCs w:val="18"/>
        </w:rPr>
        <w:tab/>
        <w:t xml:space="preserve"> OBJE</w:t>
      </w:r>
      <w:r w:rsidR="00B04090" w:rsidRPr="004B3062">
        <w:rPr>
          <w:sz w:val="18"/>
          <w:szCs w:val="18"/>
        </w:rPr>
        <w:t>C</w:t>
      </w:r>
      <w:r w:rsidRPr="004B3062">
        <w:rPr>
          <w:sz w:val="18"/>
          <w:szCs w:val="18"/>
        </w:rPr>
        <w:t>TIV</w:t>
      </w:r>
      <w:r w:rsidR="00B04090" w:rsidRPr="004B3062">
        <w:rPr>
          <w:sz w:val="18"/>
          <w:szCs w:val="18"/>
        </w:rPr>
        <w:t>E OF THE GAME</w:t>
      </w:r>
      <w:bookmarkEnd w:id="22"/>
      <w:bookmarkEnd w:id="23"/>
      <w:bookmarkEnd w:id="24"/>
      <w:bookmarkEnd w:id="25"/>
    </w:p>
    <w:p w14:paraId="0DC13B55" w14:textId="78DFC934" w:rsidR="00C35BF9" w:rsidRPr="004B3062" w:rsidRDefault="00D041BE" w:rsidP="00C35BF9">
      <w:pPr>
        <w:spacing w:after="0"/>
        <w:jc w:val="both"/>
        <w:rPr>
          <w:b/>
          <w:bCs/>
          <w:sz w:val="18"/>
          <w:szCs w:val="18"/>
          <w:u w:val="single"/>
        </w:rPr>
      </w:pPr>
      <w:r w:rsidRPr="004B3062">
        <w:rPr>
          <w:b/>
          <w:bCs/>
          <w:sz w:val="18"/>
          <w:szCs w:val="18"/>
          <w:u w:val="single"/>
        </w:rPr>
        <w:t>Be the first to get all four pawns to the center circle.</w:t>
      </w:r>
    </w:p>
    <w:p w14:paraId="7165F05B" w14:textId="0BA7FA82" w:rsidR="00C35BF9" w:rsidRPr="004B3062" w:rsidRDefault="00C35BF9" w:rsidP="00530B4D">
      <w:pPr>
        <w:pStyle w:val="Ttulo1"/>
        <w:rPr>
          <w:sz w:val="18"/>
          <w:szCs w:val="18"/>
        </w:rPr>
      </w:pPr>
      <w:bookmarkStart w:id="26" w:name="_Toc226735965"/>
      <w:bookmarkStart w:id="27" w:name="_Toc226906468"/>
      <w:bookmarkStart w:id="28" w:name="_Toc226911512"/>
      <w:bookmarkStart w:id="29" w:name="_Toc227093391"/>
      <w:r w:rsidRPr="004B3062">
        <w:rPr>
          <w:sz w:val="18"/>
          <w:szCs w:val="18"/>
        </w:rPr>
        <w:t>PC 2.</w:t>
      </w:r>
      <w:r w:rsidRPr="004B3062">
        <w:rPr>
          <w:sz w:val="18"/>
          <w:szCs w:val="18"/>
        </w:rPr>
        <w:tab/>
      </w:r>
      <w:bookmarkEnd w:id="26"/>
      <w:bookmarkEnd w:id="27"/>
      <w:bookmarkEnd w:id="28"/>
      <w:bookmarkEnd w:id="29"/>
      <w:r w:rsidR="0051527E" w:rsidRPr="004B3062">
        <w:rPr>
          <w:sz w:val="18"/>
          <w:szCs w:val="18"/>
        </w:rPr>
        <w:t>PAWN MOVEMENT</w:t>
      </w:r>
    </w:p>
    <w:p w14:paraId="3B1A6A9B" w14:textId="511A39DF" w:rsidR="0051527E" w:rsidRPr="004B3062" w:rsidRDefault="00461398" w:rsidP="0051527E">
      <w:pPr>
        <w:spacing w:after="0"/>
        <w:jc w:val="both"/>
        <w:rPr>
          <w:b/>
          <w:bCs/>
          <w:sz w:val="18"/>
          <w:szCs w:val="18"/>
          <w:u w:val="single"/>
          <w:lang w:val="es-ES_tradnl"/>
        </w:rPr>
      </w:pPr>
      <w:r w:rsidRPr="004B3062">
        <w:rPr>
          <w:b/>
          <w:bCs/>
          <w:sz w:val="18"/>
          <w:szCs w:val="18"/>
        </w:rPr>
        <w:t xml:space="preserve"> </w:t>
      </w:r>
      <w:r w:rsidR="0051527E" w:rsidRPr="004B3062">
        <w:rPr>
          <w:b/>
          <w:bCs/>
          <w:sz w:val="18"/>
          <w:szCs w:val="18"/>
          <w:u w:val="single"/>
          <w:lang w:val="es-ES_tradnl"/>
        </w:rPr>
        <w:t>Pawns move counterclockwise, that is, from right to left.</w:t>
      </w:r>
    </w:p>
    <w:p w14:paraId="7F788BE1" w14:textId="7D5B65C1" w:rsidR="0051527E" w:rsidRPr="004B3062" w:rsidRDefault="0051527E" w:rsidP="0051527E">
      <w:pPr>
        <w:spacing w:after="0"/>
        <w:jc w:val="both"/>
        <w:rPr>
          <w:sz w:val="18"/>
          <w:szCs w:val="18"/>
          <w:lang w:val="es-ES_tradnl"/>
        </w:rPr>
      </w:pPr>
      <w:r w:rsidRPr="004B3062">
        <w:rPr>
          <w:sz w:val="18"/>
          <w:szCs w:val="18"/>
          <w:lang w:val="es-ES_tradnl"/>
        </w:rPr>
        <w:t xml:space="preserve">― </w:t>
      </w:r>
      <w:r w:rsidR="00C21508" w:rsidRPr="004B3062">
        <w:rPr>
          <w:sz w:val="18"/>
          <w:szCs w:val="18"/>
          <w:lang w:val="es-ES_tradnl"/>
        </w:rPr>
        <w:t>Both white dice are rolled at the same time, and pawns can be moved individually using the value of one die, the value of the other die, or the sum of both.</w:t>
      </w:r>
    </w:p>
    <w:p w14:paraId="4E9B3332" w14:textId="77777777" w:rsidR="0051527E" w:rsidRPr="004B3062" w:rsidRDefault="0051527E" w:rsidP="0051527E">
      <w:pPr>
        <w:spacing w:after="0"/>
        <w:jc w:val="both"/>
        <w:rPr>
          <w:sz w:val="18"/>
          <w:szCs w:val="18"/>
          <w:lang w:val="es-ES_tradnl"/>
        </w:rPr>
      </w:pPr>
      <w:r w:rsidRPr="004B3062">
        <w:rPr>
          <w:sz w:val="18"/>
          <w:szCs w:val="18"/>
          <w:lang w:val="es-ES_tradnl"/>
        </w:rPr>
        <w:t>― Once a pawn has been moved and placed on a square, the move cannot be undone or changed.</w:t>
      </w:r>
    </w:p>
    <w:p w14:paraId="3307D3C4" w14:textId="77777777" w:rsidR="0051527E" w:rsidRPr="004B3062" w:rsidRDefault="0051527E" w:rsidP="0051527E">
      <w:pPr>
        <w:spacing w:after="0"/>
        <w:jc w:val="both"/>
        <w:rPr>
          <w:sz w:val="18"/>
          <w:szCs w:val="18"/>
          <w:lang w:val="es-ES_tradnl"/>
        </w:rPr>
      </w:pPr>
      <w:r w:rsidRPr="004B3062">
        <w:rPr>
          <w:sz w:val="18"/>
          <w:szCs w:val="18"/>
          <w:lang w:val="es-ES_tradnl"/>
        </w:rPr>
        <w:t>― If the move is impossible, the roll is lost.</w:t>
      </w:r>
    </w:p>
    <w:p w14:paraId="4E53CE6F" w14:textId="4A7CD451" w:rsidR="0051527E" w:rsidRDefault="0051527E" w:rsidP="0051527E">
      <w:pPr>
        <w:spacing w:after="0"/>
        <w:jc w:val="both"/>
        <w:rPr>
          <w:sz w:val="18"/>
          <w:szCs w:val="18"/>
          <w:lang w:val="es-ES_tradnl"/>
        </w:rPr>
      </w:pPr>
      <w:r w:rsidRPr="004B3062">
        <w:rPr>
          <w:sz w:val="18"/>
          <w:szCs w:val="18"/>
          <w:lang w:val="es-ES_tradnl"/>
        </w:rPr>
        <w:t xml:space="preserve">― There can never be more than two </w:t>
      </w:r>
      <w:r w:rsidR="00C21508" w:rsidRPr="004B3062">
        <w:rPr>
          <w:sz w:val="18"/>
          <w:szCs w:val="18"/>
          <w:lang w:val="es-ES_tradnl"/>
        </w:rPr>
        <w:t xml:space="preserve">pawns </w:t>
      </w:r>
      <w:r w:rsidRPr="004B3062">
        <w:rPr>
          <w:sz w:val="18"/>
          <w:szCs w:val="18"/>
          <w:lang w:val="es-ES_tradnl"/>
        </w:rPr>
        <w:t>per square</w:t>
      </w:r>
      <w:r w:rsidR="00C21508" w:rsidRPr="004B3062">
        <w:rPr>
          <w:sz w:val="18"/>
          <w:szCs w:val="18"/>
          <w:lang w:val="es-ES_tradnl"/>
        </w:rPr>
        <w:t>.</w:t>
      </w:r>
    </w:p>
    <w:p w14:paraId="13611BA2" w14:textId="3108466D" w:rsidR="008209E9" w:rsidRPr="004B3062" w:rsidRDefault="008209E9" w:rsidP="008209E9">
      <w:pPr>
        <w:spacing w:after="0"/>
        <w:jc w:val="center"/>
        <w:rPr>
          <w:sz w:val="18"/>
          <w:szCs w:val="18"/>
          <w:lang w:val="es-ES_tradnl"/>
        </w:rPr>
      </w:pPr>
      <w:r w:rsidRPr="004B3062">
        <w:rPr>
          <w:noProof/>
          <w:sz w:val="18"/>
          <w:szCs w:val="18"/>
        </w:rPr>
        <w:lastRenderedPageBreak/>
        <w:drawing>
          <wp:inline distT="0" distB="0" distL="0" distR="0" wp14:anchorId="258285B0" wp14:editId="2C554F39">
            <wp:extent cx="2234142" cy="1255780"/>
            <wp:effectExtent l="0" t="0" r="0" b="1905"/>
            <wp:docPr id="19263987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98762" name="Imagen 19263987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6630" cy="1290904"/>
                    </a:xfrm>
                    <a:prstGeom prst="rect">
                      <a:avLst/>
                    </a:prstGeom>
                  </pic:spPr>
                </pic:pic>
              </a:graphicData>
            </a:graphic>
          </wp:inline>
        </w:drawing>
      </w:r>
    </w:p>
    <w:p w14:paraId="33298C1E" w14:textId="5E424DF0" w:rsidR="00C35BF9" w:rsidRPr="004B3062" w:rsidRDefault="00C35BF9" w:rsidP="00530B4D">
      <w:pPr>
        <w:pStyle w:val="Ttulo1"/>
        <w:rPr>
          <w:sz w:val="18"/>
          <w:szCs w:val="18"/>
        </w:rPr>
      </w:pPr>
      <w:bookmarkStart w:id="30" w:name="_Toc226735966"/>
      <w:bookmarkStart w:id="31" w:name="_Toc226906469"/>
      <w:bookmarkStart w:id="32" w:name="_Toc226911513"/>
      <w:bookmarkStart w:id="33" w:name="_Toc227093392"/>
      <w:r w:rsidRPr="004B3062">
        <w:rPr>
          <w:sz w:val="18"/>
          <w:szCs w:val="18"/>
        </w:rPr>
        <w:t>PC 2.1.</w:t>
      </w:r>
      <w:r w:rsidRPr="004B3062">
        <w:rPr>
          <w:sz w:val="18"/>
          <w:szCs w:val="18"/>
        </w:rPr>
        <w:tab/>
        <w:t xml:space="preserve"> </w:t>
      </w:r>
      <w:r w:rsidR="00C21508" w:rsidRPr="004B3062">
        <w:rPr>
          <w:sz w:val="18"/>
          <w:szCs w:val="18"/>
        </w:rPr>
        <w:t>DEPARTURE</w:t>
      </w:r>
      <w:bookmarkEnd w:id="30"/>
      <w:bookmarkEnd w:id="31"/>
      <w:bookmarkEnd w:id="32"/>
      <w:bookmarkEnd w:id="33"/>
    </w:p>
    <w:p w14:paraId="6729F95A" w14:textId="4CC1B9D7" w:rsidR="00451EB6" w:rsidRPr="004B3062" w:rsidRDefault="000465E8" w:rsidP="000465E8">
      <w:pPr>
        <w:rPr>
          <w:sz w:val="18"/>
          <w:szCs w:val="18"/>
        </w:rPr>
      </w:pPr>
      <w:ins w:id="34" w:author="Zara ROBERT" w:date="2024-12-13T14:12:00Z" w16du:dateUtc="2024-12-13T19:12:00Z">
        <w:r w:rsidRPr="004B3062">
          <w:rPr>
            <w:sz w:val="18"/>
            <w:szCs w:val="18"/>
          </w:rPr>
          <w:t>―</w:t>
        </w:r>
      </w:ins>
      <w:r w:rsidRPr="004B3062">
        <w:rPr>
          <w:sz w:val="18"/>
          <w:szCs w:val="18"/>
        </w:rPr>
        <w:t xml:space="preserve"> A pawn is placed on the starting square when a </w:t>
      </w:r>
      <w:r w:rsidRPr="004B3062">
        <w:rPr>
          <w:b/>
          <w:bCs/>
          <w:sz w:val="18"/>
          <w:szCs w:val="18"/>
        </w:rPr>
        <w:t>5 is rolled</w:t>
      </w:r>
      <w:r w:rsidRPr="004B3062">
        <w:rPr>
          <w:sz w:val="18"/>
          <w:szCs w:val="18"/>
        </w:rPr>
        <w:t xml:space="preserve"> on one die or when the sum of both dice is 5 (e.g., 1+4 or 2+3). </w:t>
      </w:r>
      <w:r w:rsidRPr="004B3062">
        <w:rPr>
          <w:b/>
          <w:bCs/>
          <w:sz w:val="18"/>
          <w:szCs w:val="18"/>
        </w:rPr>
        <w:t>A pawn must move to the starting square</w:t>
      </w:r>
      <w:r w:rsidRPr="004B3062">
        <w:rPr>
          <w:sz w:val="18"/>
          <w:szCs w:val="18"/>
        </w:rPr>
        <w:t xml:space="preserve"> unless it is already occupied by two of the player's own pawns. In that case, any other pawn may be moved.</w:t>
      </w:r>
    </w:p>
    <w:p w14:paraId="72D877F4" w14:textId="47A9070B" w:rsidR="00C35BF9" w:rsidRPr="004B3062" w:rsidRDefault="00E94D72" w:rsidP="00C35BF9">
      <w:pPr>
        <w:spacing w:after="0"/>
        <w:jc w:val="center"/>
        <w:rPr>
          <w:sz w:val="18"/>
          <w:szCs w:val="18"/>
        </w:rPr>
      </w:pPr>
      <w:r w:rsidRPr="004B3062">
        <w:rPr>
          <w:noProof/>
          <w:sz w:val="18"/>
          <w:szCs w:val="18"/>
        </w:rPr>
        <w:drawing>
          <wp:inline distT="0" distB="0" distL="0" distR="0" wp14:anchorId="3A801F24" wp14:editId="03FD0279">
            <wp:extent cx="2223645" cy="1198880"/>
            <wp:effectExtent l="0" t="0" r="5715" b="1270"/>
            <wp:docPr id="43718794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87942" name="Imagen 4371879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9515" cy="1234394"/>
                    </a:xfrm>
                    <a:prstGeom prst="rect">
                      <a:avLst/>
                    </a:prstGeom>
                  </pic:spPr>
                </pic:pic>
              </a:graphicData>
            </a:graphic>
          </wp:inline>
        </w:drawing>
      </w:r>
    </w:p>
    <w:p w14:paraId="6F6DC1CA" w14:textId="0CD47872" w:rsidR="00513F93" w:rsidRPr="004B3062" w:rsidRDefault="00BE1F8B" w:rsidP="00C35BF9">
      <w:pPr>
        <w:spacing w:after="0"/>
        <w:jc w:val="center"/>
        <w:rPr>
          <w:sz w:val="18"/>
          <w:szCs w:val="18"/>
        </w:rPr>
      </w:pPr>
      <w:r w:rsidRPr="004B3062">
        <w:rPr>
          <w:noProof/>
          <w:sz w:val="18"/>
          <w:szCs w:val="18"/>
        </w:rPr>
        <w:drawing>
          <wp:inline distT="0" distB="0" distL="0" distR="0" wp14:anchorId="737E4FEC" wp14:editId="3077EE48">
            <wp:extent cx="2208491" cy="1149985"/>
            <wp:effectExtent l="0" t="0" r="1905" b="0"/>
            <wp:docPr id="12427032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03219" name="Imagen 12427032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6433" cy="1190570"/>
                    </a:xfrm>
                    <a:prstGeom prst="rect">
                      <a:avLst/>
                    </a:prstGeom>
                  </pic:spPr>
                </pic:pic>
              </a:graphicData>
            </a:graphic>
          </wp:inline>
        </w:drawing>
      </w:r>
    </w:p>
    <w:p w14:paraId="41098C24" w14:textId="1B73C2B9" w:rsidR="00513F93" w:rsidRPr="004B3062" w:rsidRDefault="00BE1F8B" w:rsidP="00C35BF9">
      <w:pPr>
        <w:spacing w:after="0"/>
        <w:jc w:val="center"/>
        <w:rPr>
          <w:sz w:val="18"/>
          <w:szCs w:val="18"/>
        </w:rPr>
      </w:pPr>
      <w:r w:rsidRPr="004B3062">
        <w:rPr>
          <w:noProof/>
          <w:sz w:val="18"/>
          <w:szCs w:val="18"/>
        </w:rPr>
        <w:drawing>
          <wp:inline distT="0" distB="0" distL="0" distR="0" wp14:anchorId="4301FD16" wp14:editId="61DB2DC6">
            <wp:extent cx="2196465" cy="1146580"/>
            <wp:effectExtent l="0" t="0" r="0" b="0"/>
            <wp:docPr id="59338234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82343" name="Imagen 5933823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80623" cy="1190512"/>
                    </a:xfrm>
                    <a:prstGeom prst="rect">
                      <a:avLst/>
                    </a:prstGeom>
                  </pic:spPr>
                </pic:pic>
              </a:graphicData>
            </a:graphic>
          </wp:inline>
        </w:drawing>
      </w:r>
    </w:p>
    <w:p w14:paraId="709CC85D" w14:textId="2AB13870" w:rsidR="00403066" w:rsidRPr="004B3062" w:rsidRDefault="006D3174" w:rsidP="00C35BF9">
      <w:pPr>
        <w:spacing w:after="0"/>
        <w:jc w:val="both"/>
        <w:rPr>
          <w:sz w:val="18"/>
          <w:szCs w:val="18"/>
        </w:rPr>
      </w:pPr>
      <w:ins w:id="35" w:author="Zara ROBERT" w:date="2024-12-13T14:12:00Z" w16du:dateUtc="2024-12-13T19:12:00Z">
        <w:r w:rsidRPr="004B3062">
          <w:rPr>
            <w:sz w:val="18"/>
            <w:szCs w:val="18"/>
          </w:rPr>
          <w:t>―</w:t>
        </w:r>
      </w:ins>
      <w:r w:rsidRPr="004B3062">
        <w:rPr>
          <w:sz w:val="18"/>
          <w:szCs w:val="18"/>
        </w:rPr>
        <w:t xml:space="preserve"> </w:t>
      </w:r>
      <w:r w:rsidR="000465E8" w:rsidRPr="004B3062">
        <w:rPr>
          <w:sz w:val="18"/>
          <w:szCs w:val="18"/>
        </w:rPr>
        <w:t xml:space="preserve">If </w:t>
      </w:r>
      <w:r w:rsidRPr="004B3062">
        <w:rPr>
          <w:sz w:val="18"/>
          <w:szCs w:val="18"/>
        </w:rPr>
        <w:t xml:space="preserve">the starting square </w:t>
      </w:r>
      <w:r w:rsidR="000465E8" w:rsidRPr="004B3062">
        <w:rPr>
          <w:sz w:val="18"/>
          <w:szCs w:val="18"/>
        </w:rPr>
        <w:t xml:space="preserve">is occupied by a pawn belonging to another player and a pawn belonging to the shelter's owner, and the </w:t>
      </w:r>
      <w:r w:rsidR="000465E8" w:rsidRPr="004B3062">
        <w:rPr>
          <w:b/>
          <w:bCs/>
          <w:sz w:val="18"/>
          <w:szCs w:val="18"/>
        </w:rPr>
        <w:t>number 5 is rolled</w:t>
      </w:r>
      <w:r w:rsidR="000465E8" w:rsidRPr="004B3062">
        <w:rPr>
          <w:sz w:val="18"/>
          <w:szCs w:val="18"/>
        </w:rPr>
        <w:t xml:space="preserve"> (5, 1+4, or 2+3), </w:t>
      </w:r>
      <w:r w:rsidR="000465E8" w:rsidRPr="004B3062">
        <w:rPr>
          <w:b/>
          <w:bCs/>
          <w:sz w:val="18"/>
          <w:szCs w:val="18"/>
        </w:rPr>
        <w:t>the opposing pawn is removed</w:t>
      </w:r>
      <w:r w:rsidR="000465E8" w:rsidRPr="004B3062">
        <w:rPr>
          <w:sz w:val="18"/>
          <w:szCs w:val="18"/>
        </w:rPr>
        <w:t>.</w:t>
      </w:r>
    </w:p>
    <w:p w14:paraId="3A60A7A0" w14:textId="3A7A3F02" w:rsidR="0045325E" w:rsidRPr="004B3062" w:rsidRDefault="00186822" w:rsidP="00D74D93">
      <w:pPr>
        <w:spacing w:after="0"/>
        <w:jc w:val="center"/>
        <w:rPr>
          <w:sz w:val="18"/>
          <w:szCs w:val="18"/>
        </w:rPr>
      </w:pPr>
      <w:r w:rsidRPr="004B3062">
        <w:rPr>
          <w:noProof/>
          <w:sz w:val="18"/>
          <w:szCs w:val="18"/>
        </w:rPr>
        <w:drawing>
          <wp:inline distT="0" distB="0" distL="0" distR="0" wp14:anchorId="7ED00AB0" wp14:editId="0BC00DB9">
            <wp:extent cx="2221865" cy="1295129"/>
            <wp:effectExtent l="0" t="0" r="6985" b="635"/>
            <wp:docPr id="9614335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3593" name="Imagen 9614335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59386" cy="1317000"/>
                    </a:xfrm>
                    <a:prstGeom prst="rect">
                      <a:avLst/>
                    </a:prstGeom>
                  </pic:spPr>
                </pic:pic>
              </a:graphicData>
            </a:graphic>
          </wp:inline>
        </w:drawing>
      </w:r>
    </w:p>
    <w:p w14:paraId="3F35D548" w14:textId="782D7DA7" w:rsidR="0045325E" w:rsidRPr="004B3062" w:rsidRDefault="006D3174" w:rsidP="00FA2F08">
      <w:pPr>
        <w:spacing w:after="0"/>
        <w:jc w:val="both"/>
        <w:rPr>
          <w:sz w:val="18"/>
          <w:szCs w:val="18"/>
        </w:rPr>
      </w:pPr>
      <w:ins w:id="36" w:author="Zara ROBERT" w:date="2024-12-13T14:12:00Z" w16du:dateUtc="2024-12-13T19:12:00Z">
        <w:r w:rsidRPr="004B3062">
          <w:rPr>
            <w:sz w:val="18"/>
            <w:szCs w:val="18"/>
          </w:rPr>
          <w:lastRenderedPageBreak/>
          <w:t>―</w:t>
        </w:r>
      </w:ins>
      <w:r w:rsidRPr="004B3062">
        <w:rPr>
          <w:sz w:val="18"/>
          <w:szCs w:val="18"/>
        </w:rPr>
        <w:t xml:space="preserve"> If another player's pawn is on the starting square and you roll </w:t>
      </w:r>
      <w:r w:rsidRPr="004B3062">
        <w:rPr>
          <w:b/>
          <w:bCs/>
          <w:sz w:val="18"/>
          <w:szCs w:val="18"/>
        </w:rPr>
        <w:t>doubles of five</w:t>
      </w:r>
      <w:r w:rsidRPr="004B3062">
        <w:rPr>
          <w:sz w:val="18"/>
          <w:szCs w:val="18"/>
        </w:rPr>
        <w:t>, that pawn is removed. (You must have two pawns left to move)</w:t>
      </w:r>
    </w:p>
    <w:p w14:paraId="36DD0886" w14:textId="79ECA437" w:rsidR="0045325E" w:rsidRPr="004B3062" w:rsidRDefault="0018644F" w:rsidP="0045325E">
      <w:pPr>
        <w:spacing w:after="0"/>
        <w:jc w:val="center"/>
        <w:rPr>
          <w:sz w:val="18"/>
          <w:szCs w:val="18"/>
        </w:rPr>
      </w:pPr>
      <w:r w:rsidRPr="004B3062">
        <w:rPr>
          <w:noProof/>
          <w:sz w:val="18"/>
          <w:szCs w:val="18"/>
        </w:rPr>
        <w:drawing>
          <wp:inline distT="0" distB="0" distL="0" distR="0" wp14:anchorId="0664BD95" wp14:editId="050616AF">
            <wp:extent cx="2522457" cy="1378495"/>
            <wp:effectExtent l="0" t="0" r="0" b="0"/>
            <wp:docPr id="8996483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4838" name="Imagen 899648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4045" cy="1412152"/>
                    </a:xfrm>
                    <a:prstGeom prst="rect">
                      <a:avLst/>
                    </a:prstGeom>
                  </pic:spPr>
                </pic:pic>
              </a:graphicData>
            </a:graphic>
          </wp:inline>
        </w:drawing>
      </w:r>
    </w:p>
    <w:p w14:paraId="6122DF8A" w14:textId="28B6DC90" w:rsidR="00225AB5" w:rsidRPr="004B3062" w:rsidRDefault="00225AB5" w:rsidP="00225AB5">
      <w:pPr>
        <w:jc w:val="both"/>
        <w:rPr>
          <w:sz w:val="18"/>
          <w:szCs w:val="18"/>
          <w:lang w:val="es-ES_tradnl"/>
        </w:rPr>
      </w:pPr>
      <w:ins w:id="37" w:author="Zara ROBERT" w:date="2024-12-13T14:12:00Z" w16du:dateUtc="2024-12-13T19:12:00Z">
        <w:r w:rsidRPr="004B3062">
          <w:rPr>
            <w:sz w:val="18"/>
            <w:szCs w:val="18"/>
            <w:lang w:val="es-ES_tradnl"/>
          </w:rPr>
          <w:t>―</w:t>
        </w:r>
      </w:ins>
      <w:r w:rsidRPr="004B3062">
        <w:rPr>
          <w:sz w:val="18"/>
          <w:szCs w:val="18"/>
          <w:lang w:val="es-ES_tradnl"/>
        </w:rPr>
        <w:t xml:space="preserve"> If there are two pawns of different colors </w:t>
      </w:r>
      <w:r w:rsidRPr="004B3062">
        <w:rPr>
          <w:sz w:val="18"/>
          <w:szCs w:val="18"/>
        </w:rPr>
        <w:t xml:space="preserve">on the starting square </w:t>
      </w:r>
      <w:r w:rsidRPr="004B3062">
        <w:rPr>
          <w:sz w:val="18"/>
          <w:szCs w:val="18"/>
          <w:lang w:val="es-ES_tradnl"/>
        </w:rPr>
        <w:t xml:space="preserve">and a </w:t>
      </w:r>
      <w:r w:rsidRPr="004B3062">
        <w:rPr>
          <w:b/>
          <w:bCs/>
          <w:sz w:val="18"/>
          <w:szCs w:val="18"/>
          <w:u w:val="single"/>
          <w:lang w:val="es-ES_tradnl"/>
        </w:rPr>
        <w:t>five is rolled, the one that arrived last is eliminated</w:t>
      </w:r>
      <w:r w:rsidRPr="004B3062">
        <w:rPr>
          <w:sz w:val="18"/>
          <w:szCs w:val="18"/>
          <w:lang w:val="es-ES_tradnl"/>
        </w:rPr>
        <w:t>.</w:t>
      </w:r>
    </w:p>
    <w:p w14:paraId="05283F74" w14:textId="02D9CF55" w:rsidR="006B68B4" w:rsidRPr="004B3062" w:rsidRDefault="00C14DEE" w:rsidP="00A6290C">
      <w:pPr>
        <w:spacing w:after="0"/>
        <w:jc w:val="center"/>
        <w:rPr>
          <w:sz w:val="18"/>
          <w:szCs w:val="18"/>
        </w:rPr>
      </w:pPr>
      <w:r w:rsidRPr="004B3062">
        <w:rPr>
          <w:noProof/>
          <w:sz w:val="18"/>
          <w:szCs w:val="18"/>
        </w:rPr>
        <w:drawing>
          <wp:inline distT="0" distB="0" distL="0" distR="0" wp14:anchorId="78F3A8D2" wp14:editId="76F20E6B">
            <wp:extent cx="2579046" cy="1449461"/>
            <wp:effectExtent l="0" t="0" r="0" b="0"/>
            <wp:docPr id="73614512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45127" name="Imagen 7361451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02744" cy="1462780"/>
                    </a:xfrm>
                    <a:prstGeom prst="rect">
                      <a:avLst/>
                    </a:prstGeom>
                  </pic:spPr>
                </pic:pic>
              </a:graphicData>
            </a:graphic>
          </wp:inline>
        </w:drawing>
      </w:r>
    </w:p>
    <w:p w14:paraId="310F314A" w14:textId="1453FFC2" w:rsidR="00FA2F08" w:rsidRPr="004B3062" w:rsidRDefault="00FA2F08" w:rsidP="00FA2F08">
      <w:pPr>
        <w:spacing w:after="0"/>
        <w:jc w:val="both"/>
        <w:rPr>
          <w:sz w:val="18"/>
          <w:szCs w:val="18"/>
        </w:rPr>
      </w:pPr>
      <w:ins w:id="38" w:author="Zara ROBERT" w:date="2024-12-13T14:12:00Z" w16du:dateUtc="2024-12-13T19:12:00Z">
        <w:r w:rsidRPr="004B3062">
          <w:rPr>
            <w:sz w:val="18"/>
            <w:szCs w:val="18"/>
            <w:lang w:val="es-ES_tradnl"/>
          </w:rPr>
          <w:t>―</w:t>
        </w:r>
      </w:ins>
      <w:r w:rsidRPr="004B3062">
        <w:rPr>
          <w:sz w:val="18"/>
          <w:szCs w:val="18"/>
          <w:lang w:val="es-ES_tradnl"/>
        </w:rPr>
        <w:t xml:space="preserve"> If there are two pawns of different colors </w:t>
      </w:r>
      <w:r w:rsidRPr="004B3062">
        <w:rPr>
          <w:sz w:val="18"/>
          <w:szCs w:val="18"/>
        </w:rPr>
        <w:t xml:space="preserve">on the starting square </w:t>
      </w:r>
      <w:r w:rsidRPr="004B3062">
        <w:rPr>
          <w:sz w:val="18"/>
          <w:szCs w:val="18"/>
          <w:lang w:val="es-ES_tradnl"/>
        </w:rPr>
        <w:t xml:space="preserve">and a </w:t>
      </w:r>
      <w:r w:rsidRPr="004B3062">
        <w:rPr>
          <w:sz w:val="18"/>
          <w:szCs w:val="18"/>
          <w:u w:val="single"/>
          <w:lang w:val="es-ES_tradnl"/>
        </w:rPr>
        <w:t>double five is rolled, both are removed</w:t>
      </w:r>
      <w:r w:rsidRPr="004B3062">
        <w:rPr>
          <w:sz w:val="18"/>
          <w:szCs w:val="18"/>
          <w:lang w:val="es-ES_tradnl"/>
        </w:rPr>
        <w:t>. *</w:t>
      </w:r>
      <w:r w:rsidRPr="004B3062">
        <w:rPr>
          <w:sz w:val="18"/>
          <w:szCs w:val="18"/>
        </w:rPr>
        <w:t>(You must have two pawns left to move)</w:t>
      </w:r>
    </w:p>
    <w:p w14:paraId="4EB45FFC" w14:textId="3D3F3899" w:rsidR="00C35BF9" w:rsidRPr="004B3062" w:rsidRDefault="0018644F" w:rsidP="00C35BF9">
      <w:pPr>
        <w:spacing w:after="0"/>
        <w:jc w:val="center"/>
        <w:rPr>
          <w:sz w:val="18"/>
          <w:szCs w:val="18"/>
        </w:rPr>
      </w:pPr>
      <w:r w:rsidRPr="004B3062">
        <w:rPr>
          <w:noProof/>
          <w:sz w:val="18"/>
          <w:szCs w:val="18"/>
        </w:rPr>
        <w:drawing>
          <wp:inline distT="0" distB="0" distL="0" distR="0" wp14:anchorId="3D6B147B" wp14:editId="7176D5B9">
            <wp:extent cx="2644581" cy="1367048"/>
            <wp:effectExtent l="0" t="0" r="3810" b="5080"/>
            <wp:docPr id="103060554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05545" name="Imagen 10306055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7238" cy="1394268"/>
                    </a:xfrm>
                    <a:prstGeom prst="rect">
                      <a:avLst/>
                    </a:prstGeom>
                  </pic:spPr>
                </pic:pic>
              </a:graphicData>
            </a:graphic>
          </wp:inline>
        </w:drawing>
      </w:r>
    </w:p>
    <w:p w14:paraId="6DDF1749" w14:textId="77777777" w:rsidR="00AF38C7" w:rsidRPr="004B3062" w:rsidRDefault="00C35BF9" w:rsidP="00AF38C7">
      <w:pPr>
        <w:spacing w:after="0"/>
        <w:jc w:val="both"/>
        <w:rPr>
          <w:sz w:val="18"/>
          <w:szCs w:val="18"/>
          <w:lang w:val="es-ES_tradnl"/>
        </w:rPr>
      </w:pPr>
      <w:ins w:id="39" w:author="Zara ROBERT" w:date="2024-12-13T14:12:00Z" w16du:dateUtc="2024-12-13T19:12:00Z">
        <w:r w:rsidRPr="004B3062">
          <w:rPr>
            <w:sz w:val="18"/>
            <w:szCs w:val="18"/>
          </w:rPr>
          <w:t>―</w:t>
        </w:r>
      </w:ins>
      <w:r w:rsidRPr="004B3062">
        <w:rPr>
          <w:sz w:val="18"/>
          <w:szCs w:val="18"/>
        </w:rPr>
        <w:t xml:space="preserve"> </w:t>
      </w:r>
      <w:r w:rsidR="00AF38C7" w:rsidRPr="004B3062">
        <w:rPr>
          <w:sz w:val="18"/>
          <w:szCs w:val="18"/>
          <w:lang w:val="es-ES_tradnl"/>
        </w:rPr>
        <w:t xml:space="preserve">Pawns must be moved according to the numbers on both dice. </w:t>
      </w:r>
      <w:r w:rsidR="00AF38C7" w:rsidRPr="004B3062">
        <w:rPr>
          <w:sz w:val="18"/>
          <w:szCs w:val="18"/>
          <w:u w:val="single"/>
          <w:lang w:val="es-ES_tradnl"/>
        </w:rPr>
        <w:t>If only one pawn can be moved, the higher number is always used</w:t>
      </w:r>
      <w:r w:rsidR="00AF38C7" w:rsidRPr="004B3062">
        <w:rPr>
          <w:sz w:val="18"/>
          <w:szCs w:val="18"/>
          <w:lang w:val="es-ES_tradnl"/>
        </w:rPr>
        <w:t>.</w:t>
      </w:r>
    </w:p>
    <w:p w14:paraId="5425B429" w14:textId="53E2F132" w:rsidR="00470DA6" w:rsidRDefault="00FB02A5" w:rsidP="00FB02A5">
      <w:pPr>
        <w:spacing w:after="0"/>
        <w:jc w:val="center"/>
        <w:rPr>
          <w:sz w:val="18"/>
          <w:szCs w:val="18"/>
        </w:rPr>
      </w:pPr>
      <w:r w:rsidRPr="004B3062">
        <w:rPr>
          <w:noProof/>
          <w:sz w:val="18"/>
          <w:szCs w:val="18"/>
        </w:rPr>
        <w:drawing>
          <wp:inline distT="0" distB="0" distL="0" distR="0" wp14:anchorId="444BE394" wp14:editId="1BE86B9E">
            <wp:extent cx="2502861" cy="1273250"/>
            <wp:effectExtent l="0" t="0" r="0" b="3175"/>
            <wp:docPr id="80808589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85893" name="Imagen 8080858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5608" cy="1289909"/>
                    </a:xfrm>
                    <a:prstGeom prst="rect">
                      <a:avLst/>
                    </a:prstGeom>
                  </pic:spPr>
                </pic:pic>
              </a:graphicData>
            </a:graphic>
          </wp:inline>
        </w:drawing>
      </w:r>
    </w:p>
    <w:p w14:paraId="7881BFC2" w14:textId="77777777" w:rsidR="00DA329B" w:rsidRDefault="00DA329B" w:rsidP="00FB02A5">
      <w:pPr>
        <w:spacing w:after="0"/>
        <w:jc w:val="center"/>
        <w:rPr>
          <w:sz w:val="18"/>
          <w:szCs w:val="18"/>
        </w:rPr>
      </w:pPr>
    </w:p>
    <w:p w14:paraId="2192DF3C" w14:textId="77777777" w:rsidR="00DA329B" w:rsidRDefault="00DA329B" w:rsidP="00FB02A5">
      <w:pPr>
        <w:spacing w:after="0"/>
        <w:jc w:val="center"/>
        <w:rPr>
          <w:sz w:val="18"/>
          <w:szCs w:val="18"/>
        </w:rPr>
      </w:pPr>
    </w:p>
    <w:p w14:paraId="598E2C6F" w14:textId="77777777" w:rsidR="00DA329B" w:rsidRPr="004B3062" w:rsidRDefault="00DA329B" w:rsidP="00FB02A5">
      <w:pPr>
        <w:spacing w:after="0"/>
        <w:jc w:val="center"/>
        <w:rPr>
          <w:sz w:val="18"/>
          <w:szCs w:val="18"/>
        </w:rPr>
      </w:pPr>
    </w:p>
    <w:p w14:paraId="1DF5D9D3" w14:textId="1BA4F246" w:rsidR="00BF5771" w:rsidRPr="004B3062" w:rsidRDefault="00AF38C7" w:rsidP="00AF38C7">
      <w:pPr>
        <w:spacing w:after="0"/>
        <w:rPr>
          <w:sz w:val="18"/>
          <w:szCs w:val="18"/>
          <w:lang w:val="es-ES_tradnl"/>
        </w:rPr>
      </w:pPr>
      <w:ins w:id="40" w:author="Zara ROBERT" w:date="2024-12-13T14:12:00Z" w16du:dateUtc="2024-12-13T19:12:00Z">
        <w:r w:rsidRPr="004B3062">
          <w:rPr>
            <w:sz w:val="18"/>
            <w:szCs w:val="18"/>
          </w:rPr>
          <w:lastRenderedPageBreak/>
          <w:t>―</w:t>
        </w:r>
      </w:ins>
      <w:r w:rsidRPr="004B3062">
        <w:rPr>
          <w:sz w:val="18"/>
          <w:szCs w:val="18"/>
        </w:rPr>
        <w:t xml:space="preserve"> </w:t>
      </w:r>
      <w:r w:rsidRPr="004B3062">
        <w:rPr>
          <w:sz w:val="18"/>
          <w:szCs w:val="18"/>
          <w:u w:val="single"/>
          <w:lang w:val="es-ES_tradnl"/>
        </w:rPr>
        <w:t>If that doesn't work, use the lowest number on the other die</w:t>
      </w:r>
      <w:r w:rsidRPr="004B3062">
        <w:rPr>
          <w:sz w:val="18"/>
          <w:szCs w:val="18"/>
          <w:lang w:val="es-ES_tradnl"/>
        </w:rPr>
        <w:t>.</w:t>
      </w:r>
    </w:p>
    <w:p w14:paraId="7E710854" w14:textId="517084FC" w:rsidR="00BF5771" w:rsidRPr="004B3062" w:rsidRDefault="00FB02A5" w:rsidP="00C35BF9">
      <w:pPr>
        <w:spacing w:after="0"/>
        <w:jc w:val="center"/>
        <w:rPr>
          <w:sz w:val="18"/>
          <w:szCs w:val="18"/>
        </w:rPr>
      </w:pPr>
      <w:r w:rsidRPr="004B3062">
        <w:rPr>
          <w:noProof/>
          <w:sz w:val="18"/>
          <w:szCs w:val="18"/>
        </w:rPr>
        <w:drawing>
          <wp:inline distT="0" distB="0" distL="0" distR="0" wp14:anchorId="64AA95E1" wp14:editId="315B701A">
            <wp:extent cx="2540257" cy="1360442"/>
            <wp:effectExtent l="0" t="0" r="0" b="0"/>
            <wp:docPr id="14202681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8124" name="Imagen 14202681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94401" cy="1389439"/>
                    </a:xfrm>
                    <a:prstGeom prst="rect">
                      <a:avLst/>
                    </a:prstGeom>
                  </pic:spPr>
                </pic:pic>
              </a:graphicData>
            </a:graphic>
          </wp:inline>
        </w:drawing>
      </w:r>
    </w:p>
    <w:p w14:paraId="5DD6B560" w14:textId="1B23831B" w:rsidR="00C35BF9" w:rsidRPr="004B3062" w:rsidRDefault="00C35BF9" w:rsidP="00530B4D">
      <w:pPr>
        <w:pStyle w:val="Ttulo1"/>
        <w:rPr>
          <w:sz w:val="18"/>
          <w:szCs w:val="18"/>
          <w:lang w:val="fr-CH"/>
        </w:rPr>
      </w:pPr>
      <w:bookmarkStart w:id="41" w:name="_Toc226735967"/>
      <w:bookmarkStart w:id="42" w:name="_Toc226906470"/>
      <w:bookmarkStart w:id="43" w:name="_Toc226911514"/>
      <w:bookmarkStart w:id="44" w:name="_Toc227093393"/>
      <w:r w:rsidRPr="004B3062">
        <w:rPr>
          <w:sz w:val="18"/>
          <w:szCs w:val="18"/>
        </w:rPr>
        <w:t>PC 2.2. PROTE</w:t>
      </w:r>
      <w:r w:rsidR="00AF38C7" w:rsidRPr="004B3062">
        <w:rPr>
          <w:sz w:val="18"/>
          <w:szCs w:val="18"/>
        </w:rPr>
        <w:t>CTED AREAS</w:t>
      </w:r>
      <w:bookmarkEnd w:id="41"/>
      <w:bookmarkEnd w:id="42"/>
      <w:bookmarkEnd w:id="43"/>
      <w:bookmarkEnd w:id="44"/>
    </w:p>
    <w:p w14:paraId="29CDE25C" w14:textId="1329F9EA" w:rsidR="00C35BF9" w:rsidRPr="004B3062" w:rsidRDefault="00E8130C" w:rsidP="00C35BF9">
      <w:pPr>
        <w:spacing w:after="0"/>
        <w:jc w:val="both"/>
        <w:rPr>
          <w:sz w:val="18"/>
          <w:szCs w:val="18"/>
        </w:rPr>
      </w:pPr>
      <w:ins w:id="45" w:author="Zara ROBERT" w:date="2024-12-13T14:12:00Z" w16du:dateUtc="2024-12-13T19:12:00Z">
        <w:r w:rsidRPr="004B3062">
          <w:rPr>
            <w:sz w:val="18"/>
            <w:szCs w:val="18"/>
          </w:rPr>
          <w:t>―</w:t>
        </w:r>
      </w:ins>
      <w:r w:rsidRPr="004B3062">
        <w:rPr>
          <w:sz w:val="18"/>
          <w:szCs w:val="18"/>
        </w:rPr>
        <w:t xml:space="preserve"> Pawns are protected from attacks by other players' pawns if they are in any of the safe zones, marked in a darker color, except on another player's starting square if one of that player's pawns moves out according to the conditions described above.</w:t>
      </w:r>
    </w:p>
    <w:p w14:paraId="24DD4858" w14:textId="4DF08563" w:rsidR="00C35BF9" w:rsidRPr="004B3062" w:rsidRDefault="002547DD" w:rsidP="00C35BF9">
      <w:pPr>
        <w:spacing w:after="0"/>
        <w:jc w:val="center"/>
        <w:rPr>
          <w:sz w:val="18"/>
          <w:szCs w:val="18"/>
        </w:rPr>
      </w:pPr>
      <w:r w:rsidRPr="004B3062">
        <w:rPr>
          <w:noProof/>
          <w:sz w:val="18"/>
          <w:szCs w:val="18"/>
        </w:rPr>
        <w:drawing>
          <wp:inline distT="0" distB="0" distL="0" distR="0" wp14:anchorId="1F39F352" wp14:editId="76450303">
            <wp:extent cx="2304247" cy="1654265"/>
            <wp:effectExtent l="0" t="0" r="1270" b="3175"/>
            <wp:docPr id="168197704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77047" name="Imagen 168197704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63758" cy="1696989"/>
                    </a:xfrm>
                    <a:prstGeom prst="rect">
                      <a:avLst/>
                    </a:prstGeom>
                  </pic:spPr>
                </pic:pic>
              </a:graphicData>
            </a:graphic>
          </wp:inline>
        </w:drawing>
      </w:r>
    </w:p>
    <w:p w14:paraId="57C8B049" w14:textId="018F5EB1" w:rsidR="00C35BF9" w:rsidRPr="004B3062" w:rsidRDefault="00C35BF9" w:rsidP="00530B4D">
      <w:pPr>
        <w:pStyle w:val="Ttulo1"/>
        <w:rPr>
          <w:sz w:val="18"/>
          <w:szCs w:val="18"/>
        </w:rPr>
      </w:pPr>
      <w:bookmarkStart w:id="46" w:name="_Toc226735968"/>
      <w:bookmarkStart w:id="47" w:name="_Toc226906471"/>
      <w:bookmarkStart w:id="48" w:name="_Toc226911515"/>
      <w:bookmarkStart w:id="49" w:name="_Toc227093394"/>
      <w:r w:rsidRPr="004B3062">
        <w:rPr>
          <w:sz w:val="18"/>
          <w:szCs w:val="18"/>
        </w:rPr>
        <w:t>PC 2.3. DO</w:t>
      </w:r>
      <w:r w:rsidR="00E8130C" w:rsidRPr="004B3062">
        <w:rPr>
          <w:sz w:val="18"/>
          <w:szCs w:val="18"/>
        </w:rPr>
        <w:t>U</w:t>
      </w:r>
      <w:r w:rsidRPr="004B3062">
        <w:rPr>
          <w:sz w:val="18"/>
          <w:szCs w:val="18"/>
        </w:rPr>
        <w:t>BLES</w:t>
      </w:r>
      <w:bookmarkEnd w:id="46"/>
      <w:bookmarkEnd w:id="47"/>
      <w:bookmarkEnd w:id="48"/>
      <w:bookmarkEnd w:id="49"/>
    </w:p>
    <w:p w14:paraId="544BC74F" w14:textId="77777777" w:rsidR="009B090C" w:rsidRPr="004B3062" w:rsidRDefault="00C35BF9" w:rsidP="009B090C">
      <w:pPr>
        <w:spacing w:after="0"/>
        <w:jc w:val="both"/>
        <w:rPr>
          <w:sz w:val="18"/>
          <w:szCs w:val="18"/>
          <w:lang w:val="es-ES_tradnl"/>
        </w:rPr>
      </w:pPr>
      <w:ins w:id="50" w:author="Zara ROBERT" w:date="2024-12-13T14:12:00Z" w16du:dateUtc="2024-12-13T19:12:00Z">
        <w:r w:rsidRPr="004B3062">
          <w:rPr>
            <w:sz w:val="18"/>
            <w:szCs w:val="18"/>
          </w:rPr>
          <w:t>―</w:t>
        </w:r>
      </w:ins>
      <w:r w:rsidRPr="004B3062">
        <w:rPr>
          <w:sz w:val="18"/>
          <w:szCs w:val="18"/>
        </w:rPr>
        <w:t xml:space="preserve"> </w:t>
      </w:r>
      <w:r w:rsidR="009B090C" w:rsidRPr="004B3062">
        <w:rPr>
          <w:sz w:val="18"/>
          <w:szCs w:val="18"/>
          <w:lang w:val="es-ES_tradnl"/>
        </w:rPr>
        <w:t xml:space="preserve">If a player rolls doubles, they may roll the dice again. On the third roll of doubles, the last piece moved is eliminated, </w:t>
      </w:r>
      <w:r w:rsidR="009B090C" w:rsidRPr="004B3062">
        <w:rPr>
          <w:sz w:val="18"/>
          <w:szCs w:val="18"/>
          <w:u w:val="single"/>
          <w:lang w:val="es-ES_tradnl"/>
        </w:rPr>
        <w:t>except in the home zone, where it may roll again.</w:t>
      </w:r>
    </w:p>
    <w:p w14:paraId="35D9694A" w14:textId="7A2A0C2B" w:rsidR="004F678B" w:rsidRPr="004B3062" w:rsidRDefault="004F678B" w:rsidP="00C35BF9">
      <w:pPr>
        <w:spacing w:after="0"/>
        <w:jc w:val="both"/>
        <w:rPr>
          <w:sz w:val="18"/>
          <w:szCs w:val="18"/>
        </w:rPr>
      </w:pPr>
    </w:p>
    <w:p w14:paraId="731FFE9F" w14:textId="30B8B39D" w:rsidR="00C35BF9" w:rsidRPr="004B3062" w:rsidRDefault="00424AFE" w:rsidP="00C35BF9">
      <w:pPr>
        <w:spacing w:after="0"/>
        <w:jc w:val="center"/>
        <w:rPr>
          <w:sz w:val="18"/>
          <w:szCs w:val="18"/>
        </w:rPr>
      </w:pPr>
      <w:r w:rsidRPr="004B3062">
        <w:rPr>
          <w:noProof/>
          <w:sz w:val="18"/>
          <w:szCs w:val="18"/>
        </w:rPr>
        <w:drawing>
          <wp:inline distT="0" distB="0" distL="0" distR="0" wp14:anchorId="38CF681A" wp14:editId="6190421B">
            <wp:extent cx="2287631" cy="1202146"/>
            <wp:effectExtent l="0" t="0" r="0" b="0"/>
            <wp:docPr id="213630182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1821" name="Imagen 21363018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44219" cy="1231883"/>
                    </a:xfrm>
                    <a:prstGeom prst="rect">
                      <a:avLst/>
                    </a:prstGeom>
                  </pic:spPr>
                </pic:pic>
              </a:graphicData>
            </a:graphic>
          </wp:inline>
        </w:drawing>
      </w:r>
    </w:p>
    <w:p w14:paraId="521D07C8" w14:textId="0C72FB51" w:rsidR="00620040" w:rsidRPr="004B3062" w:rsidRDefault="00424AFE" w:rsidP="00C35BF9">
      <w:pPr>
        <w:spacing w:after="0"/>
        <w:jc w:val="center"/>
        <w:rPr>
          <w:sz w:val="18"/>
          <w:szCs w:val="18"/>
        </w:rPr>
      </w:pPr>
      <w:r w:rsidRPr="004B3062">
        <w:rPr>
          <w:noProof/>
          <w:sz w:val="18"/>
          <w:szCs w:val="18"/>
        </w:rPr>
        <w:drawing>
          <wp:inline distT="0" distB="0" distL="0" distR="0" wp14:anchorId="3220042E" wp14:editId="57A90A68">
            <wp:extent cx="2278743" cy="1238408"/>
            <wp:effectExtent l="0" t="0" r="7620" b="0"/>
            <wp:docPr id="10526933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9333" name="Imagen 1052693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0979" cy="1304839"/>
                    </a:xfrm>
                    <a:prstGeom prst="rect">
                      <a:avLst/>
                    </a:prstGeom>
                  </pic:spPr>
                </pic:pic>
              </a:graphicData>
            </a:graphic>
          </wp:inline>
        </w:drawing>
      </w:r>
    </w:p>
    <w:p w14:paraId="25F194E3" w14:textId="6E4A69C3" w:rsidR="00620040" w:rsidRPr="004B3062" w:rsidRDefault="00FF2C9B" w:rsidP="00C35BF9">
      <w:pPr>
        <w:spacing w:after="0"/>
        <w:jc w:val="center"/>
        <w:rPr>
          <w:sz w:val="18"/>
          <w:szCs w:val="18"/>
        </w:rPr>
      </w:pPr>
      <w:r w:rsidRPr="004B3062">
        <w:rPr>
          <w:noProof/>
          <w:sz w:val="18"/>
          <w:szCs w:val="18"/>
        </w:rPr>
        <w:lastRenderedPageBreak/>
        <w:drawing>
          <wp:inline distT="0" distB="0" distL="0" distR="0" wp14:anchorId="37C84DB5" wp14:editId="6AB94B72">
            <wp:extent cx="2263775" cy="1077686"/>
            <wp:effectExtent l="0" t="0" r="3175" b="8255"/>
            <wp:docPr id="190753256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32567" name="Imagen 190753256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30245" cy="1109330"/>
                    </a:xfrm>
                    <a:prstGeom prst="rect">
                      <a:avLst/>
                    </a:prstGeom>
                  </pic:spPr>
                </pic:pic>
              </a:graphicData>
            </a:graphic>
          </wp:inline>
        </w:drawing>
      </w:r>
    </w:p>
    <w:p w14:paraId="70A34BD7" w14:textId="1B8E776E" w:rsidR="00C35BF9" w:rsidRPr="004B3062" w:rsidRDefault="00C35BF9" w:rsidP="00530B4D">
      <w:pPr>
        <w:pStyle w:val="Ttulo1"/>
        <w:rPr>
          <w:sz w:val="18"/>
          <w:szCs w:val="18"/>
        </w:rPr>
      </w:pPr>
      <w:bookmarkStart w:id="51" w:name="_Toc226735969"/>
      <w:bookmarkStart w:id="52" w:name="_Toc226906472"/>
      <w:bookmarkStart w:id="53" w:name="_Toc226911516"/>
      <w:bookmarkStart w:id="54" w:name="_Toc227093395"/>
      <w:r w:rsidRPr="004B3062">
        <w:rPr>
          <w:sz w:val="18"/>
          <w:szCs w:val="18"/>
        </w:rPr>
        <w:t>PC 2.4. BARR</w:t>
      </w:r>
      <w:r w:rsidR="00BA5EE1" w:rsidRPr="004B3062">
        <w:rPr>
          <w:sz w:val="18"/>
          <w:szCs w:val="18"/>
        </w:rPr>
        <w:t>I</w:t>
      </w:r>
      <w:r w:rsidRPr="004B3062">
        <w:rPr>
          <w:sz w:val="18"/>
          <w:szCs w:val="18"/>
        </w:rPr>
        <w:t>ERS</w:t>
      </w:r>
      <w:bookmarkEnd w:id="51"/>
      <w:bookmarkEnd w:id="52"/>
      <w:bookmarkEnd w:id="53"/>
      <w:bookmarkEnd w:id="54"/>
    </w:p>
    <w:p w14:paraId="23C14B01" w14:textId="136A7ACB" w:rsidR="00C35BF9" w:rsidRPr="004B3062" w:rsidRDefault="00C35BF9" w:rsidP="00C35BF9">
      <w:pPr>
        <w:spacing w:after="0"/>
        <w:jc w:val="both"/>
        <w:rPr>
          <w:sz w:val="18"/>
          <w:szCs w:val="18"/>
        </w:rPr>
      </w:pPr>
      <w:ins w:id="55" w:author="Zara ROBERT" w:date="2024-12-13T14:12:00Z" w16du:dateUtc="2024-12-13T19:12:00Z">
        <w:r w:rsidRPr="004B3062">
          <w:rPr>
            <w:sz w:val="18"/>
            <w:szCs w:val="18"/>
          </w:rPr>
          <w:t>―</w:t>
        </w:r>
      </w:ins>
      <w:r w:rsidRPr="004B3062">
        <w:rPr>
          <w:sz w:val="18"/>
          <w:szCs w:val="18"/>
        </w:rPr>
        <w:t xml:space="preserve"> </w:t>
      </w:r>
      <w:r w:rsidR="009B090C" w:rsidRPr="004B3062">
        <w:rPr>
          <w:sz w:val="18"/>
          <w:szCs w:val="18"/>
        </w:rPr>
        <w:t>A player can form a barrier by placing two pawns of the same color side by side on the same square, or two pawns of different colors in a protected area, so that both are safe from other players' pawns.</w:t>
      </w:r>
    </w:p>
    <w:p w14:paraId="3BFCFD31" w14:textId="08F95744" w:rsidR="0012357C" w:rsidRPr="004B3062" w:rsidRDefault="0012357C" w:rsidP="0012357C">
      <w:pPr>
        <w:spacing w:after="0"/>
        <w:jc w:val="center"/>
        <w:rPr>
          <w:sz w:val="18"/>
          <w:szCs w:val="18"/>
        </w:rPr>
      </w:pPr>
      <w:r w:rsidRPr="004B3062">
        <w:rPr>
          <w:noProof/>
          <w:sz w:val="18"/>
          <w:szCs w:val="18"/>
        </w:rPr>
        <w:drawing>
          <wp:inline distT="0" distB="0" distL="0" distR="0" wp14:anchorId="60957EBA" wp14:editId="179C857A">
            <wp:extent cx="2295525" cy="1034143"/>
            <wp:effectExtent l="0" t="0" r="0" b="0"/>
            <wp:docPr id="43780462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4629" name="Imagen 4378046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52501" cy="1059811"/>
                    </a:xfrm>
                    <a:prstGeom prst="rect">
                      <a:avLst/>
                    </a:prstGeom>
                  </pic:spPr>
                </pic:pic>
              </a:graphicData>
            </a:graphic>
          </wp:inline>
        </w:drawing>
      </w:r>
    </w:p>
    <w:p w14:paraId="4075DC6C" w14:textId="75188BA4" w:rsidR="00C35BF9" w:rsidRPr="004B3062" w:rsidRDefault="0012357C" w:rsidP="00C35BF9">
      <w:pPr>
        <w:spacing w:after="0"/>
        <w:jc w:val="center"/>
        <w:rPr>
          <w:sz w:val="18"/>
          <w:szCs w:val="18"/>
        </w:rPr>
      </w:pPr>
      <w:r w:rsidRPr="004B3062">
        <w:rPr>
          <w:noProof/>
          <w:sz w:val="18"/>
          <w:szCs w:val="18"/>
        </w:rPr>
        <w:drawing>
          <wp:inline distT="0" distB="0" distL="0" distR="0" wp14:anchorId="49B20DC3" wp14:editId="1BF4C0FE">
            <wp:extent cx="2276078" cy="1128486"/>
            <wp:effectExtent l="0" t="0" r="0" b="0"/>
            <wp:docPr id="94433265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2658" name="Imagen 9443326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57601" cy="1168905"/>
                    </a:xfrm>
                    <a:prstGeom prst="rect">
                      <a:avLst/>
                    </a:prstGeom>
                  </pic:spPr>
                </pic:pic>
              </a:graphicData>
            </a:graphic>
          </wp:inline>
        </w:drawing>
      </w:r>
    </w:p>
    <w:p w14:paraId="46623281" w14:textId="4FEADE57" w:rsidR="00181B3F" w:rsidRPr="004B3062" w:rsidRDefault="00181B3F" w:rsidP="00181B3F">
      <w:pPr>
        <w:spacing w:after="0"/>
        <w:jc w:val="both"/>
        <w:rPr>
          <w:sz w:val="18"/>
          <w:szCs w:val="18"/>
        </w:rPr>
      </w:pPr>
      <w:ins w:id="56" w:author="Zara ROBERT" w:date="2024-12-13T14:12:00Z" w16du:dateUtc="2024-12-13T19:12:00Z">
        <w:r w:rsidRPr="004B3062">
          <w:rPr>
            <w:sz w:val="18"/>
            <w:szCs w:val="18"/>
          </w:rPr>
          <w:t>―</w:t>
        </w:r>
      </w:ins>
      <w:r w:rsidRPr="004B3062">
        <w:rPr>
          <w:sz w:val="18"/>
          <w:szCs w:val="18"/>
        </w:rPr>
        <w:t xml:space="preserve"> </w:t>
      </w:r>
      <w:r w:rsidR="009B090C" w:rsidRPr="004B3062">
        <w:rPr>
          <w:sz w:val="18"/>
          <w:szCs w:val="18"/>
        </w:rPr>
        <w:t>No pawn, not even those of the same color, can jump over the barriers.</w:t>
      </w:r>
    </w:p>
    <w:p w14:paraId="16F9190C" w14:textId="77777777" w:rsidR="009B090C" w:rsidRPr="004B3062" w:rsidRDefault="00C35BF9" w:rsidP="009B090C">
      <w:pPr>
        <w:spacing w:after="0"/>
        <w:jc w:val="both"/>
        <w:rPr>
          <w:sz w:val="18"/>
          <w:szCs w:val="18"/>
          <w:lang w:val="es-ES_tradnl"/>
        </w:rPr>
      </w:pPr>
      <w:ins w:id="57" w:author="Zara ROBERT" w:date="2024-12-13T14:12:00Z" w16du:dateUtc="2024-12-13T19:12:00Z">
        <w:r w:rsidRPr="004B3062">
          <w:rPr>
            <w:sz w:val="18"/>
            <w:szCs w:val="18"/>
          </w:rPr>
          <w:t>―</w:t>
        </w:r>
      </w:ins>
      <w:r w:rsidRPr="004B3062">
        <w:rPr>
          <w:sz w:val="18"/>
          <w:szCs w:val="18"/>
        </w:rPr>
        <w:t xml:space="preserve"> </w:t>
      </w:r>
      <w:r w:rsidR="009B090C" w:rsidRPr="004B3062">
        <w:rPr>
          <w:sz w:val="18"/>
          <w:szCs w:val="18"/>
          <w:lang w:val="es-ES_tradnl"/>
        </w:rPr>
        <w:t xml:space="preserve">Scoring a </w:t>
      </w:r>
      <w:r w:rsidR="009B090C" w:rsidRPr="004B3062">
        <w:rPr>
          <w:b/>
          <w:bCs/>
          <w:sz w:val="18"/>
          <w:szCs w:val="18"/>
          <w:u w:val="single"/>
          <w:lang w:val="es-ES_tradnl"/>
        </w:rPr>
        <w:t>double forces the player to open a barrier</w:t>
      </w:r>
      <w:r w:rsidR="009B090C" w:rsidRPr="004B3062">
        <w:rPr>
          <w:sz w:val="18"/>
          <w:szCs w:val="18"/>
          <w:lang w:val="es-ES_tradnl"/>
        </w:rPr>
        <w:t>, including those in the finish zone, if the numbers allow it.</w:t>
      </w:r>
    </w:p>
    <w:p w14:paraId="6194CAA7" w14:textId="2E2C5662" w:rsidR="0012357C" w:rsidRPr="004B3062" w:rsidRDefault="0012357C" w:rsidP="00626D67">
      <w:pPr>
        <w:spacing w:after="0"/>
        <w:jc w:val="center"/>
        <w:rPr>
          <w:sz w:val="18"/>
          <w:szCs w:val="18"/>
        </w:rPr>
      </w:pPr>
      <w:r w:rsidRPr="004B3062">
        <w:rPr>
          <w:noProof/>
          <w:sz w:val="18"/>
          <w:szCs w:val="18"/>
        </w:rPr>
        <w:drawing>
          <wp:inline distT="0" distB="0" distL="0" distR="0" wp14:anchorId="75FAC15E" wp14:editId="2C824098">
            <wp:extent cx="2310765" cy="1244600"/>
            <wp:effectExtent l="0" t="0" r="0" b="0"/>
            <wp:docPr id="9110233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23318" name="Imagen 9110233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69797" cy="1276395"/>
                    </a:xfrm>
                    <a:prstGeom prst="rect">
                      <a:avLst/>
                    </a:prstGeom>
                  </pic:spPr>
                </pic:pic>
              </a:graphicData>
            </a:graphic>
          </wp:inline>
        </w:drawing>
      </w:r>
    </w:p>
    <w:p w14:paraId="09CA95DA" w14:textId="74D6CE64" w:rsidR="00C35BF9" w:rsidRPr="004B3062" w:rsidRDefault="00C35BF9" w:rsidP="00C35BF9">
      <w:pPr>
        <w:spacing w:after="0"/>
        <w:jc w:val="both"/>
        <w:rPr>
          <w:sz w:val="18"/>
          <w:szCs w:val="18"/>
        </w:rPr>
      </w:pPr>
      <w:ins w:id="58" w:author="Zara ROBERT" w:date="2024-12-13T14:12:00Z" w16du:dateUtc="2024-12-13T19:12:00Z">
        <w:r w:rsidRPr="004B3062">
          <w:rPr>
            <w:sz w:val="18"/>
            <w:szCs w:val="18"/>
          </w:rPr>
          <w:t>―</w:t>
        </w:r>
      </w:ins>
      <w:r w:rsidRPr="004B3062">
        <w:rPr>
          <w:sz w:val="18"/>
          <w:szCs w:val="18"/>
        </w:rPr>
        <w:t xml:space="preserve"> </w:t>
      </w:r>
      <w:r w:rsidR="009B090C" w:rsidRPr="004B3062">
        <w:rPr>
          <w:sz w:val="18"/>
          <w:szCs w:val="18"/>
        </w:rPr>
        <w:t>If a barrier is formed using the number on one die, there is no requirement to break it with the number on the other die, even if it was formed with a double. The second number rolled can be used to move another piece.</w:t>
      </w:r>
    </w:p>
    <w:p w14:paraId="42D24E82" w14:textId="0C7695A9" w:rsidR="00BF2A56" w:rsidRPr="004B3062" w:rsidRDefault="007239B6" w:rsidP="007239B6">
      <w:pPr>
        <w:spacing w:after="0" w:line="240" w:lineRule="auto"/>
        <w:jc w:val="center"/>
        <w:rPr>
          <w:b/>
          <w:bCs/>
          <w:sz w:val="18"/>
          <w:szCs w:val="18"/>
        </w:rPr>
      </w:pPr>
      <w:r w:rsidRPr="004B3062">
        <w:rPr>
          <w:b/>
          <w:bCs/>
          <w:noProof/>
          <w:sz w:val="18"/>
          <w:szCs w:val="18"/>
        </w:rPr>
        <w:drawing>
          <wp:inline distT="0" distB="0" distL="0" distR="0" wp14:anchorId="3C581CC8" wp14:editId="7D43C8FB">
            <wp:extent cx="2146935" cy="1157514"/>
            <wp:effectExtent l="0" t="0" r="5715" b="5080"/>
            <wp:docPr id="36076714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7147" name="Imagen 3607671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13449" cy="1193375"/>
                    </a:xfrm>
                    <a:prstGeom prst="rect">
                      <a:avLst/>
                    </a:prstGeom>
                  </pic:spPr>
                </pic:pic>
              </a:graphicData>
            </a:graphic>
          </wp:inline>
        </w:drawing>
      </w:r>
    </w:p>
    <w:p w14:paraId="214F7F0A" w14:textId="15140C66" w:rsidR="00C35BF9" w:rsidRPr="004B3062" w:rsidRDefault="00C35BF9" w:rsidP="00C35BF9">
      <w:pPr>
        <w:spacing w:after="0" w:line="240" w:lineRule="auto"/>
        <w:rPr>
          <w:b/>
          <w:bCs/>
          <w:sz w:val="18"/>
          <w:szCs w:val="18"/>
        </w:rPr>
      </w:pPr>
      <w:ins w:id="59" w:author="Zara ROBERT" w:date="2024-12-13T14:12:00Z" w16du:dateUtc="2024-12-13T19:12:00Z">
        <w:r w:rsidRPr="004B3062">
          <w:rPr>
            <w:sz w:val="18"/>
            <w:szCs w:val="18"/>
          </w:rPr>
          <w:lastRenderedPageBreak/>
          <w:t>―</w:t>
        </w:r>
      </w:ins>
      <w:r w:rsidRPr="004B3062">
        <w:rPr>
          <w:sz w:val="18"/>
          <w:szCs w:val="18"/>
        </w:rPr>
        <w:t xml:space="preserve"> </w:t>
      </w:r>
      <w:r w:rsidR="00F81595" w:rsidRPr="004B3062">
        <w:rPr>
          <w:b/>
          <w:bCs/>
          <w:sz w:val="18"/>
          <w:szCs w:val="18"/>
          <w:lang w:val="es-ES_tradnl"/>
        </w:rPr>
        <w:t>You cannot move both pawns from a barrier—each by the number rolled on a double—and create a new barrier at a distance. You can move one of the pawns from the barrier by the sum of the two dice, or move one of them by the value of one die and a third pawn by the value of the other.</w:t>
      </w:r>
    </w:p>
    <w:p w14:paraId="3214810E" w14:textId="706E0418" w:rsidR="00C35BF9" w:rsidRPr="004B3062" w:rsidRDefault="00A27490" w:rsidP="00035FEC">
      <w:pPr>
        <w:spacing w:after="0"/>
        <w:jc w:val="center"/>
        <w:rPr>
          <w:sz w:val="18"/>
          <w:szCs w:val="18"/>
        </w:rPr>
      </w:pPr>
      <w:r w:rsidRPr="004B3062">
        <w:rPr>
          <w:noProof/>
          <w:sz w:val="18"/>
          <w:szCs w:val="18"/>
        </w:rPr>
        <w:drawing>
          <wp:inline distT="0" distB="0" distL="0" distR="0" wp14:anchorId="479FF8C4" wp14:editId="688B2429">
            <wp:extent cx="2176382" cy="1256302"/>
            <wp:effectExtent l="0" t="0" r="0" b="1270"/>
            <wp:docPr id="158053899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38993" name="Imagen 15805389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32613" cy="1288761"/>
                    </a:xfrm>
                    <a:prstGeom prst="rect">
                      <a:avLst/>
                    </a:prstGeom>
                  </pic:spPr>
                </pic:pic>
              </a:graphicData>
            </a:graphic>
          </wp:inline>
        </w:drawing>
      </w:r>
    </w:p>
    <w:p w14:paraId="19DD11D2" w14:textId="158E7439" w:rsidR="00F81595" w:rsidRPr="004B3062" w:rsidRDefault="00C278D5" w:rsidP="00F81595">
      <w:pPr>
        <w:spacing w:after="0" w:line="240" w:lineRule="auto"/>
        <w:rPr>
          <w:b/>
          <w:bCs/>
          <w:sz w:val="18"/>
          <w:szCs w:val="18"/>
          <w:lang w:val="es-ES_tradnl"/>
        </w:rPr>
      </w:pPr>
      <w:ins w:id="60" w:author="Zara ROBERT" w:date="2024-12-13T14:12:00Z" w16du:dateUtc="2024-12-13T19:12:00Z">
        <w:r w:rsidRPr="004B3062">
          <w:rPr>
            <w:sz w:val="18"/>
            <w:szCs w:val="18"/>
          </w:rPr>
          <w:t>―</w:t>
        </w:r>
      </w:ins>
      <w:r w:rsidRPr="004B3062">
        <w:rPr>
          <w:b/>
          <w:bCs/>
          <w:sz w:val="18"/>
          <w:szCs w:val="18"/>
        </w:rPr>
        <w:t xml:space="preserve"> </w:t>
      </w:r>
      <w:r w:rsidR="00F81595" w:rsidRPr="004B3062">
        <w:rPr>
          <w:b/>
          <w:bCs/>
          <w:sz w:val="18"/>
          <w:szCs w:val="18"/>
          <w:u w:val="single"/>
          <w:lang w:val="es-ES_tradnl"/>
        </w:rPr>
        <w:t>This does not apply in the final stretch. A double can allow two pawns to reach the finish line</w:t>
      </w:r>
      <w:r w:rsidR="00F81595" w:rsidRPr="004B3062">
        <w:rPr>
          <w:b/>
          <w:bCs/>
          <w:sz w:val="18"/>
          <w:szCs w:val="18"/>
          <w:lang w:val="es-ES_tradnl"/>
        </w:rPr>
        <w:t>.</w:t>
      </w:r>
    </w:p>
    <w:p w14:paraId="24DABB00" w14:textId="52038C07" w:rsidR="00216758" w:rsidRPr="004B3062" w:rsidRDefault="00380B36" w:rsidP="00C35BF9">
      <w:pPr>
        <w:spacing w:after="0"/>
        <w:jc w:val="center"/>
        <w:rPr>
          <w:sz w:val="18"/>
          <w:szCs w:val="18"/>
        </w:rPr>
      </w:pPr>
      <w:r w:rsidRPr="004B3062">
        <w:rPr>
          <w:noProof/>
          <w:sz w:val="18"/>
          <w:szCs w:val="18"/>
        </w:rPr>
        <w:drawing>
          <wp:inline distT="0" distB="0" distL="0" distR="0" wp14:anchorId="6D1FCD78" wp14:editId="05780602">
            <wp:extent cx="2231390" cy="1110343"/>
            <wp:effectExtent l="0" t="0" r="0" b="0"/>
            <wp:docPr id="2137169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9588" name="Imagen 21371695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99318" cy="1144144"/>
                    </a:xfrm>
                    <a:prstGeom prst="rect">
                      <a:avLst/>
                    </a:prstGeom>
                  </pic:spPr>
                </pic:pic>
              </a:graphicData>
            </a:graphic>
          </wp:inline>
        </w:drawing>
      </w:r>
    </w:p>
    <w:p w14:paraId="5C446FE9" w14:textId="4D0CEC74" w:rsidR="00C35BF9" w:rsidRPr="004B3062" w:rsidRDefault="00C35BF9" w:rsidP="00530B4D">
      <w:pPr>
        <w:pStyle w:val="Ttulo1"/>
        <w:rPr>
          <w:sz w:val="18"/>
          <w:szCs w:val="18"/>
        </w:rPr>
      </w:pPr>
      <w:bookmarkStart w:id="61" w:name="_Toc226735970"/>
      <w:bookmarkStart w:id="62" w:name="_Toc226906473"/>
      <w:bookmarkStart w:id="63" w:name="_Toc226911517"/>
      <w:bookmarkStart w:id="64" w:name="_Toc227093396"/>
      <w:r w:rsidRPr="004B3062">
        <w:rPr>
          <w:sz w:val="18"/>
          <w:szCs w:val="18"/>
        </w:rPr>
        <w:t xml:space="preserve">PC 3. </w:t>
      </w:r>
      <w:r w:rsidR="00F81595" w:rsidRPr="004B3062">
        <w:rPr>
          <w:sz w:val="18"/>
          <w:szCs w:val="18"/>
        </w:rPr>
        <w:t>REMOVE PAWNS</w:t>
      </w:r>
      <w:bookmarkEnd w:id="61"/>
      <w:bookmarkEnd w:id="62"/>
      <w:bookmarkEnd w:id="63"/>
      <w:bookmarkEnd w:id="64"/>
    </w:p>
    <w:p w14:paraId="5EF6FED6" w14:textId="77777777" w:rsidR="00F81595" w:rsidRPr="004B3062" w:rsidRDefault="00C35BF9" w:rsidP="00F81595">
      <w:pPr>
        <w:spacing w:after="0"/>
        <w:jc w:val="both"/>
        <w:rPr>
          <w:b/>
          <w:bCs/>
          <w:sz w:val="18"/>
          <w:szCs w:val="18"/>
          <w:u w:val="single"/>
          <w:lang w:val="es-ES_tradnl"/>
        </w:rPr>
      </w:pPr>
      <w:ins w:id="65" w:author="Zara ROBERT" w:date="2024-12-13T14:12:00Z" w16du:dateUtc="2024-12-13T19:12:00Z">
        <w:r w:rsidRPr="004B3062">
          <w:rPr>
            <w:sz w:val="18"/>
            <w:szCs w:val="18"/>
          </w:rPr>
          <w:t>―</w:t>
        </w:r>
      </w:ins>
      <w:r w:rsidRPr="004B3062">
        <w:rPr>
          <w:sz w:val="18"/>
          <w:szCs w:val="18"/>
        </w:rPr>
        <w:t xml:space="preserve"> </w:t>
      </w:r>
      <w:r w:rsidR="00F81595" w:rsidRPr="004B3062">
        <w:rPr>
          <w:b/>
          <w:bCs/>
          <w:sz w:val="18"/>
          <w:szCs w:val="18"/>
          <w:u w:val="single"/>
          <w:lang w:val="es-ES_tradnl"/>
        </w:rPr>
        <w:t>If the roll of a die or the sum of both dice lands on a space occupied by another player's pawn, that pawn is eliminated and must return to its starting point</w:t>
      </w:r>
      <w:r w:rsidR="00F81595" w:rsidRPr="004B3062">
        <w:rPr>
          <w:b/>
          <w:bCs/>
          <w:sz w:val="18"/>
          <w:szCs w:val="18"/>
          <w:lang w:val="es-ES_tradnl"/>
        </w:rPr>
        <w:t xml:space="preserve">. </w:t>
      </w:r>
      <w:r w:rsidR="00F81595" w:rsidRPr="004B3062">
        <w:rPr>
          <w:sz w:val="18"/>
          <w:szCs w:val="18"/>
          <w:lang w:val="es-ES_tradnl"/>
        </w:rPr>
        <w:t>You receive a</w:t>
      </w:r>
      <w:r w:rsidR="00F81595" w:rsidRPr="004B3062">
        <w:rPr>
          <w:b/>
          <w:bCs/>
          <w:sz w:val="18"/>
          <w:szCs w:val="18"/>
          <w:u w:val="single"/>
          <w:lang w:val="es-ES_tradnl"/>
        </w:rPr>
        <w:t xml:space="preserve"> reward of 20 spaces</w:t>
      </w:r>
      <w:r w:rsidR="00F81595" w:rsidRPr="004B3062">
        <w:rPr>
          <w:b/>
          <w:bCs/>
          <w:sz w:val="18"/>
          <w:szCs w:val="18"/>
          <w:lang w:val="es-ES_tradnl"/>
        </w:rPr>
        <w:t>. If there is a barrier and you cannot claim the reward, you lose it.</w:t>
      </w:r>
      <w:r w:rsidR="00F81595" w:rsidRPr="004B3062">
        <w:rPr>
          <w:b/>
          <w:bCs/>
          <w:sz w:val="18"/>
          <w:szCs w:val="18"/>
          <w:u w:val="single"/>
          <w:lang w:val="es-ES_tradnl"/>
        </w:rPr>
        <w:t xml:space="preserve"> </w:t>
      </w:r>
    </w:p>
    <w:p w14:paraId="695A0BDD" w14:textId="77777777" w:rsidR="00F81595" w:rsidRDefault="00C35BF9" w:rsidP="00F81595">
      <w:pPr>
        <w:spacing w:after="0"/>
        <w:jc w:val="both"/>
        <w:rPr>
          <w:sz w:val="18"/>
          <w:szCs w:val="18"/>
          <w:lang w:val="es-ES_tradnl"/>
        </w:rPr>
      </w:pPr>
      <w:ins w:id="66" w:author="Zara ROBERT" w:date="2024-12-13T14:12:00Z" w16du:dateUtc="2024-12-13T19:12:00Z">
        <w:r w:rsidRPr="004B3062">
          <w:rPr>
            <w:sz w:val="18"/>
            <w:szCs w:val="18"/>
          </w:rPr>
          <w:t>―</w:t>
        </w:r>
      </w:ins>
      <w:r w:rsidRPr="004B3062">
        <w:rPr>
          <w:sz w:val="18"/>
          <w:szCs w:val="18"/>
        </w:rPr>
        <w:t xml:space="preserve"> </w:t>
      </w:r>
      <w:r w:rsidR="00F81595" w:rsidRPr="004B3062">
        <w:rPr>
          <w:sz w:val="18"/>
          <w:szCs w:val="18"/>
          <w:lang w:val="es-ES_tradnl"/>
        </w:rPr>
        <w:t xml:space="preserve">If the number rolled on one of the dice matches the square occupied by another player's pawn, </w:t>
      </w:r>
      <w:r w:rsidR="00F81595" w:rsidRPr="004B3062">
        <w:rPr>
          <w:sz w:val="18"/>
          <w:szCs w:val="18"/>
          <w:u w:val="single"/>
          <w:lang w:val="es-ES_tradnl"/>
        </w:rPr>
        <w:t>you can only move forward</w:t>
      </w:r>
      <w:r w:rsidR="00F81595" w:rsidRPr="004B3062">
        <w:rPr>
          <w:sz w:val="18"/>
          <w:szCs w:val="18"/>
          <w:lang w:val="es-ES_tradnl"/>
        </w:rPr>
        <w:t xml:space="preserve"> if you capture that pawn. </w:t>
      </w:r>
      <w:r w:rsidR="00F81595" w:rsidRPr="004B3062">
        <w:rPr>
          <w:b/>
          <w:bCs/>
          <w:sz w:val="18"/>
          <w:szCs w:val="18"/>
          <w:u w:val="single"/>
          <w:lang w:val="es-ES_tradnl"/>
        </w:rPr>
        <w:t>You cannot “jump” without capturing</w:t>
      </w:r>
      <w:r w:rsidR="00F81595" w:rsidRPr="004B3062">
        <w:rPr>
          <w:sz w:val="18"/>
          <w:szCs w:val="18"/>
          <w:lang w:val="es-ES_tradnl"/>
        </w:rPr>
        <w:t xml:space="preserve">. </w:t>
      </w:r>
    </w:p>
    <w:p w14:paraId="5C7EC3FE" w14:textId="77777777" w:rsidR="00A868A1" w:rsidRPr="004B3062" w:rsidRDefault="00A868A1" w:rsidP="00A868A1">
      <w:pPr>
        <w:spacing w:after="0"/>
        <w:jc w:val="both"/>
        <w:rPr>
          <w:sz w:val="18"/>
          <w:szCs w:val="18"/>
        </w:rPr>
      </w:pPr>
      <w:ins w:id="67" w:author="Zara ROBERT" w:date="2024-12-13T14:12:00Z" w16du:dateUtc="2024-12-13T19:12:00Z">
        <w:r w:rsidRPr="004B3062">
          <w:rPr>
            <w:sz w:val="18"/>
            <w:szCs w:val="18"/>
          </w:rPr>
          <w:t>―</w:t>
        </w:r>
      </w:ins>
      <w:r w:rsidRPr="004B3062">
        <w:rPr>
          <w:sz w:val="18"/>
          <w:szCs w:val="18"/>
        </w:rPr>
        <w:t xml:space="preserve"> If you want to avoid this, you can move another pawn with the same number first, and then the pawn in question.</w:t>
      </w:r>
    </w:p>
    <w:p w14:paraId="339D3246" w14:textId="5FC6CA12" w:rsidR="00C35BF9" w:rsidRDefault="00654170" w:rsidP="00C35BF9">
      <w:pPr>
        <w:spacing w:after="0"/>
        <w:jc w:val="center"/>
        <w:rPr>
          <w:sz w:val="18"/>
          <w:szCs w:val="18"/>
        </w:rPr>
      </w:pPr>
      <w:r w:rsidRPr="004B3062">
        <w:rPr>
          <w:noProof/>
          <w:sz w:val="18"/>
          <w:szCs w:val="18"/>
        </w:rPr>
        <w:drawing>
          <wp:inline distT="0" distB="0" distL="0" distR="0" wp14:anchorId="6843018F" wp14:editId="4FA94FB9">
            <wp:extent cx="2168850" cy="1220143"/>
            <wp:effectExtent l="0" t="0" r="3175" b="0"/>
            <wp:docPr id="12639086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08602" name="Imagen 126390860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05834" cy="1240949"/>
                    </a:xfrm>
                    <a:prstGeom prst="rect">
                      <a:avLst/>
                    </a:prstGeom>
                  </pic:spPr>
                </pic:pic>
              </a:graphicData>
            </a:graphic>
          </wp:inline>
        </w:drawing>
      </w:r>
    </w:p>
    <w:p w14:paraId="4EBDC65D" w14:textId="2E4B4531" w:rsidR="00721B0C" w:rsidRPr="004B3062" w:rsidRDefault="00721B0C" w:rsidP="00530B4D">
      <w:pPr>
        <w:pStyle w:val="Ttulo1"/>
        <w:rPr>
          <w:sz w:val="18"/>
          <w:szCs w:val="18"/>
        </w:rPr>
      </w:pPr>
      <w:bookmarkStart w:id="68" w:name="_Toc226735971"/>
      <w:bookmarkStart w:id="69" w:name="_Toc226906474"/>
      <w:bookmarkStart w:id="70" w:name="_Toc226911518"/>
      <w:bookmarkStart w:id="71" w:name="_Toc227093397"/>
      <w:r w:rsidRPr="004B3062">
        <w:rPr>
          <w:sz w:val="18"/>
          <w:szCs w:val="18"/>
        </w:rPr>
        <w:t xml:space="preserve">PC 4. </w:t>
      </w:r>
      <w:bookmarkEnd w:id="68"/>
      <w:bookmarkEnd w:id="69"/>
      <w:bookmarkEnd w:id="70"/>
      <w:bookmarkEnd w:id="71"/>
      <w:r w:rsidR="00520F44" w:rsidRPr="004B3062">
        <w:rPr>
          <w:sz w:val="18"/>
          <w:szCs w:val="18"/>
        </w:rPr>
        <w:t>FINISH ARRIVAL</w:t>
      </w:r>
    </w:p>
    <w:p w14:paraId="17263851" w14:textId="625C9D6C" w:rsidR="00721B0C" w:rsidRPr="004B3062" w:rsidRDefault="00721B0C" w:rsidP="00721B0C">
      <w:pPr>
        <w:spacing w:after="0"/>
        <w:jc w:val="both"/>
        <w:rPr>
          <w:sz w:val="18"/>
          <w:szCs w:val="18"/>
        </w:rPr>
      </w:pPr>
      <w:ins w:id="72" w:author="Zara ROBERT" w:date="2024-12-13T14:12:00Z" w16du:dateUtc="2024-12-13T19:12:00Z">
        <w:r w:rsidRPr="004B3062">
          <w:rPr>
            <w:sz w:val="18"/>
            <w:szCs w:val="18"/>
          </w:rPr>
          <w:t>―</w:t>
        </w:r>
      </w:ins>
      <w:r w:rsidRPr="004B3062">
        <w:rPr>
          <w:sz w:val="18"/>
          <w:szCs w:val="18"/>
        </w:rPr>
        <w:t xml:space="preserve"> </w:t>
      </w:r>
      <w:r w:rsidR="00520F44" w:rsidRPr="004B3062">
        <w:rPr>
          <w:sz w:val="18"/>
          <w:szCs w:val="18"/>
        </w:rPr>
        <w:t>When a pawn completes a lap around the board and reaches a dark square of its own color, it turns onto the path leading to the finish line in the center of the board.</w:t>
      </w:r>
    </w:p>
    <w:p w14:paraId="304B2D41" w14:textId="3572A429" w:rsidR="00721B0C" w:rsidRPr="004B3062" w:rsidRDefault="004B5261" w:rsidP="006C222E">
      <w:pPr>
        <w:spacing w:after="0"/>
        <w:jc w:val="center"/>
        <w:rPr>
          <w:sz w:val="18"/>
          <w:szCs w:val="18"/>
        </w:rPr>
      </w:pPr>
      <w:r w:rsidRPr="004B3062">
        <w:rPr>
          <w:noProof/>
          <w:sz w:val="18"/>
          <w:szCs w:val="18"/>
        </w:rPr>
        <w:drawing>
          <wp:inline distT="0" distB="0" distL="0" distR="0" wp14:anchorId="0A109283" wp14:editId="5D82FEDB">
            <wp:extent cx="2151743" cy="1193337"/>
            <wp:effectExtent l="0" t="0" r="1270" b="6985"/>
            <wp:docPr id="6478126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2622" name="Imagen 6478126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00550" cy="1220405"/>
                    </a:xfrm>
                    <a:prstGeom prst="rect">
                      <a:avLst/>
                    </a:prstGeom>
                  </pic:spPr>
                </pic:pic>
              </a:graphicData>
            </a:graphic>
          </wp:inline>
        </w:drawing>
      </w:r>
    </w:p>
    <w:p w14:paraId="4F13E86F" w14:textId="13C0F8A2" w:rsidR="00721B0C" w:rsidRPr="004B3062" w:rsidRDefault="00721B0C" w:rsidP="00721B0C">
      <w:pPr>
        <w:spacing w:after="0"/>
        <w:jc w:val="both"/>
        <w:rPr>
          <w:sz w:val="18"/>
          <w:szCs w:val="18"/>
          <w:lang w:val="es-ES_tradnl"/>
        </w:rPr>
      </w:pPr>
      <w:ins w:id="73" w:author="Zara ROBERT" w:date="2024-12-13T14:12:00Z" w16du:dateUtc="2024-12-13T19:12:00Z">
        <w:r w:rsidRPr="004B3062">
          <w:rPr>
            <w:sz w:val="18"/>
            <w:szCs w:val="18"/>
          </w:rPr>
          <w:lastRenderedPageBreak/>
          <w:t>―</w:t>
        </w:r>
      </w:ins>
      <w:r w:rsidRPr="004B3062">
        <w:rPr>
          <w:sz w:val="18"/>
          <w:szCs w:val="18"/>
        </w:rPr>
        <w:t xml:space="preserve"> </w:t>
      </w:r>
      <w:r w:rsidR="00520F44" w:rsidRPr="004B3062">
        <w:rPr>
          <w:sz w:val="18"/>
          <w:szCs w:val="18"/>
          <w:lang w:val="es-ES_tradnl"/>
        </w:rPr>
        <w:t xml:space="preserve">To reach the finish, you must move the </w:t>
      </w:r>
      <w:r w:rsidR="00520F44" w:rsidRPr="004B3062">
        <w:rPr>
          <w:b/>
          <w:bCs/>
          <w:sz w:val="18"/>
          <w:szCs w:val="18"/>
          <w:u w:val="single"/>
          <w:lang w:val="es-ES_tradnl"/>
        </w:rPr>
        <w:t>exact number of remaining squares</w:t>
      </w:r>
      <w:r w:rsidRPr="004B3062">
        <w:rPr>
          <w:sz w:val="18"/>
          <w:szCs w:val="18"/>
        </w:rPr>
        <w:t xml:space="preserve">. </w:t>
      </w:r>
    </w:p>
    <w:p w14:paraId="18A044EC" w14:textId="63653435" w:rsidR="00721B0C" w:rsidRPr="004B3062" w:rsidRDefault="004B5261" w:rsidP="00721B0C">
      <w:pPr>
        <w:spacing w:after="0"/>
        <w:jc w:val="center"/>
        <w:rPr>
          <w:b/>
          <w:bCs/>
          <w:sz w:val="18"/>
          <w:szCs w:val="18"/>
        </w:rPr>
      </w:pPr>
      <w:r w:rsidRPr="004B3062">
        <w:rPr>
          <w:b/>
          <w:bCs/>
          <w:noProof/>
          <w:sz w:val="18"/>
          <w:szCs w:val="18"/>
        </w:rPr>
        <w:drawing>
          <wp:inline distT="0" distB="0" distL="0" distR="0" wp14:anchorId="3C90BB02" wp14:editId="2C73474C">
            <wp:extent cx="2173515" cy="1196735"/>
            <wp:effectExtent l="0" t="0" r="0" b="3810"/>
            <wp:docPr id="12196571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7100" name="Imagen 121965710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20149" cy="1222411"/>
                    </a:xfrm>
                    <a:prstGeom prst="rect">
                      <a:avLst/>
                    </a:prstGeom>
                  </pic:spPr>
                </pic:pic>
              </a:graphicData>
            </a:graphic>
          </wp:inline>
        </w:drawing>
      </w:r>
    </w:p>
    <w:p w14:paraId="0D88CC72" w14:textId="5D815CD3" w:rsidR="00C278D5" w:rsidRPr="004B3062" w:rsidRDefault="00C278D5" w:rsidP="00C278D5">
      <w:pPr>
        <w:spacing w:after="0"/>
        <w:jc w:val="both"/>
        <w:rPr>
          <w:sz w:val="18"/>
          <w:szCs w:val="18"/>
          <w:lang w:val="es-ES_tradnl"/>
        </w:rPr>
      </w:pPr>
      <w:ins w:id="74" w:author="Zara ROBERT" w:date="2024-12-13T14:12:00Z" w16du:dateUtc="2024-12-13T19:12:00Z">
        <w:r w:rsidRPr="004B3062">
          <w:rPr>
            <w:sz w:val="18"/>
            <w:szCs w:val="18"/>
          </w:rPr>
          <w:t>―</w:t>
        </w:r>
      </w:ins>
      <w:r w:rsidRPr="004B3062">
        <w:rPr>
          <w:sz w:val="18"/>
          <w:szCs w:val="18"/>
        </w:rPr>
        <w:t xml:space="preserve"> </w:t>
      </w:r>
      <w:r w:rsidR="00520F44" w:rsidRPr="004B3062">
        <w:rPr>
          <w:sz w:val="18"/>
          <w:szCs w:val="18"/>
          <w:lang w:val="es-ES_tradnl"/>
        </w:rPr>
        <w:t xml:space="preserve">For every pawn that reaches the finish line, you receive a reward of </w:t>
      </w:r>
      <w:r w:rsidR="00520F44" w:rsidRPr="004B3062">
        <w:rPr>
          <w:b/>
          <w:bCs/>
          <w:sz w:val="18"/>
          <w:szCs w:val="18"/>
          <w:u w:val="single"/>
          <w:lang w:val="es-ES_tradnl"/>
        </w:rPr>
        <w:t>10 squares</w:t>
      </w:r>
      <w:r w:rsidRPr="004B3062">
        <w:rPr>
          <w:sz w:val="18"/>
          <w:szCs w:val="18"/>
        </w:rPr>
        <w:t>.</w:t>
      </w:r>
    </w:p>
    <w:p w14:paraId="0CC9190B" w14:textId="6A538122" w:rsidR="00C35BF9" w:rsidRPr="004B3062" w:rsidRDefault="00C35BF9" w:rsidP="00530B4D">
      <w:pPr>
        <w:pStyle w:val="Ttulo1"/>
        <w:rPr>
          <w:sz w:val="18"/>
          <w:szCs w:val="18"/>
        </w:rPr>
      </w:pPr>
      <w:bookmarkStart w:id="75" w:name="_Toc226735972"/>
      <w:bookmarkStart w:id="76" w:name="_Toc226906475"/>
      <w:bookmarkStart w:id="77" w:name="_Toc226911519"/>
      <w:bookmarkStart w:id="78" w:name="_Toc227093398"/>
      <w:r w:rsidRPr="004B3062">
        <w:rPr>
          <w:sz w:val="18"/>
          <w:szCs w:val="18"/>
        </w:rPr>
        <w:t xml:space="preserve">PC </w:t>
      </w:r>
      <w:r w:rsidR="00721B0C" w:rsidRPr="004B3062">
        <w:rPr>
          <w:sz w:val="18"/>
          <w:szCs w:val="18"/>
        </w:rPr>
        <w:t>5</w:t>
      </w:r>
      <w:r w:rsidRPr="004B3062">
        <w:rPr>
          <w:sz w:val="18"/>
          <w:szCs w:val="18"/>
        </w:rPr>
        <w:t>. RE</w:t>
      </w:r>
      <w:r w:rsidR="005B73AE" w:rsidRPr="004B3062">
        <w:rPr>
          <w:sz w:val="18"/>
          <w:szCs w:val="18"/>
        </w:rPr>
        <w:t>WARDS</w:t>
      </w:r>
      <w:bookmarkEnd w:id="75"/>
      <w:bookmarkEnd w:id="76"/>
      <w:bookmarkEnd w:id="77"/>
      <w:bookmarkEnd w:id="78"/>
    </w:p>
    <w:p w14:paraId="3A073C91" w14:textId="1E780614" w:rsidR="00C35BF9" w:rsidRPr="004B3062" w:rsidRDefault="00C35BF9" w:rsidP="00C35BF9">
      <w:pPr>
        <w:spacing w:after="0" w:line="240" w:lineRule="auto"/>
        <w:jc w:val="both"/>
        <w:rPr>
          <w:sz w:val="18"/>
          <w:szCs w:val="18"/>
        </w:rPr>
      </w:pPr>
      <w:ins w:id="79" w:author="Zara ROBERT" w:date="2024-12-13T14:12:00Z" w16du:dateUtc="2024-12-13T19:12:00Z">
        <w:r w:rsidRPr="004B3062">
          <w:rPr>
            <w:sz w:val="18"/>
            <w:szCs w:val="18"/>
          </w:rPr>
          <w:t>―</w:t>
        </w:r>
      </w:ins>
      <w:r w:rsidRPr="004B3062">
        <w:rPr>
          <w:sz w:val="18"/>
          <w:szCs w:val="18"/>
        </w:rPr>
        <w:t xml:space="preserve"> </w:t>
      </w:r>
      <w:r w:rsidR="005B73AE" w:rsidRPr="004B3062">
        <w:rPr>
          <w:sz w:val="18"/>
          <w:szCs w:val="18"/>
        </w:rPr>
        <w:t>Rewards must be used on pawns currently in play. You cannot remove a pawn from the shelter after receiving a reward and then claim it.</w:t>
      </w:r>
      <w:r w:rsidRPr="004B3062">
        <w:rPr>
          <w:sz w:val="18"/>
          <w:szCs w:val="18"/>
        </w:rPr>
        <w:t xml:space="preserve">  </w:t>
      </w:r>
    </w:p>
    <w:p w14:paraId="446E9071" w14:textId="774B87A8" w:rsidR="00C35BF9" w:rsidRPr="004B3062" w:rsidRDefault="00C35BF9" w:rsidP="00C35BF9">
      <w:pPr>
        <w:spacing w:after="0" w:line="240" w:lineRule="auto"/>
        <w:jc w:val="both"/>
        <w:rPr>
          <w:sz w:val="18"/>
          <w:szCs w:val="18"/>
        </w:rPr>
      </w:pPr>
      <w:ins w:id="80" w:author="Zara ROBERT" w:date="2024-12-13T14:12:00Z" w16du:dateUtc="2024-12-13T19:12:00Z">
        <w:r w:rsidRPr="004B3062">
          <w:rPr>
            <w:sz w:val="18"/>
            <w:szCs w:val="18"/>
          </w:rPr>
          <w:t>―</w:t>
        </w:r>
      </w:ins>
      <w:r w:rsidRPr="004B3062">
        <w:rPr>
          <w:sz w:val="18"/>
          <w:szCs w:val="18"/>
        </w:rPr>
        <w:t xml:space="preserve"> </w:t>
      </w:r>
      <w:r w:rsidR="00BA5EE1" w:rsidRPr="004B3062">
        <w:rPr>
          <w:sz w:val="18"/>
          <w:szCs w:val="18"/>
        </w:rPr>
        <w:t>Rewards must be claimed immediately after they are obtained, or they will be forfeited. Other moves may then be made.</w:t>
      </w:r>
    </w:p>
    <w:p w14:paraId="6450001A" w14:textId="03358ECF" w:rsidR="00C35BF9" w:rsidRPr="004B3062" w:rsidRDefault="00C35BF9" w:rsidP="00BA5EE1">
      <w:pPr>
        <w:spacing w:after="0"/>
        <w:jc w:val="both"/>
        <w:rPr>
          <w:sz w:val="18"/>
          <w:szCs w:val="18"/>
        </w:rPr>
      </w:pPr>
      <w:ins w:id="81" w:author="Zara ROBERT" w:date="2024-12-13T14:12:00Z" w16du:dateUtc="2024-12-13T19:12:00Z">
        <w:r w:rsidRPr="004B3062">
          <w:rPr>
            <w:sz w:val="18"/>
            <w:szCs w:val="18"/>
          </w:rPr>
          <w:t>―</w:t>
        </w:r>
      </w:ins>
      <w:r w:rsidRPr="004B3062">
        <w:rPr>
          <w:sz w:val="18"/>
          <w:szCs w:val="18"/>
        </w:rPr>
        <w:t xml:space="preserve"> </w:t>
      </w:r>
      <w:r w:rsidR="00BA5EE1" w:rsidRPr="004B3062">
        <w:rPr>
          <w:sz w:val="18"/>
          <w:szCs w:val="18"/>
        </w:rPr>
        <w:t>If, while counting a reward, you land on another player's space, that player is eliminated and the reward is added to your total.</w:t>
      </w:r>
    </w:p>
    <w:p w14:paraId="646C8308" w14:textId="25CB2EA5" w:rsidR="009D6DF3" w:rsidRPr="004B3062" w:rsidRDefault="009D6DF3" w:rsidP="009D6DF3">
      <w:pPr>
        <w:pStyle w:val="Ttulo1"/>
        <w:rPr>
          <w:sz w:val="18"/>
          <w:szCs w:val="18"/>
        </w:rPr>
      </w:pPr>
      <w:bookmarkStart w:id="82" w:name="_Toc226906476"/>
      <w:bookmarkStart w:id="83" w:name="_Toc226911520"/>
      <w:bookmarkStart w:id="84" w:name="_Toc227093399"/>
      <w:r w:rsidRPr="004B3062">
        <w:rPr>
          <w:sz w:val="18"/>
          <w:szCs w:val="18"/>
        </w:rPr>
        <w:t>P</w:t>
      </w:r>
      <w:r w:rsidR="00DA10C8" w:rsidRPr="004B3062">
        <w:rPr>
          <w:sz w:val="18"/>
          <w:szCs w:val="18"/>
        </w:rPr>
        <w:t>C</w:t>
      </w:r>
      <w:r w:rsidRPr="004B3062">
        <w:rPr>
          <w:sz w:val="18"/>
          <w:szCs w:val="18"/>
        </w:rPr>
        <w:t xml:space="preserve"> </w:t>
      </w:r>
      <w:r w:rsidR="00DA10C8" w:rsidRPr="004B3062">
        <w:rPr>
          <w:sz w:val="18"/>
          <w:szCs w:val="18"/>
        </w:rPr>
        <w:t>6</w:t>
      </w:r>
      <w:r w:rsidRPr="004B3062">
        <w:rPr>
          <w:sz w:val="18"/>
          <w:szCs w:val="18"/>
        </w:rPr>
        <w:t xml:space="preserve">. </w:t>
      </w:r>
      <w:bookmarkEnd w:id="82"/>
      <w:bookmarkEnd w:id="83"/>
      <w:bookmarkEnd w:id="84"/>
      <w:r w:rsidR="000D15B1" w:rsidRPr="004B3062">
        <w:rPr>
          <w:sz w:val="18"/>
          <w:szCs w:val="18"/>
        </w:rPr>
        <w:t>ORDER OF PRIORITY</w:t>
      </w:r>
    </w:p>
    <w:p w14:paraId="6232B37A" w14:textId="77777777" w:rsidR="00C335F4" w:rsidRPr="004B3062" w:rsidRDefault="00C335F4" w:rsidP="00C335F4">
      <w:pPr>
        <w:spacing w:after="0"/>
        <w:jc w:val="both"/>
        <w:rPr>
          <w:b/>
          <w:bCs/>
          <w:sz w:val="18"/>
          <w:szCs w:val="18"/>
          <w:u w:val="single"/>
          <w:lang w:val="es-ES_tradnl"/>
        </w:rPr>
      </w:pPr>
      <w:r w:rsidRPr="004B3062">
        <w:rPr>
          <w:b/>
          <w:bCs/>
          <w:sz w:val="18"/>
          <w:szCs w:val="18"/>
          <w:u w:val="single"/>
          <w:lang w:val="es-ES_tradnl"/>
        </w:rPr>
        <w:t>No player is allowed to give instructions to another player regarding where to place their pawns, or how to remove or block their opponents' pawns.</w:t>
      </w:r>
    </w:p>
    <w:p w14:paraId="299CD3BE" w14:textId="77777777" w:rsidR="00C335F4" w:rsidRPr="004B3062" w:rsidRDefault="00C335F4" w:rsidP="00C335F4">
      <w:pPr>
        <w:spacing w:after="0"/>
        <w:jc w:val="both"/>
        <w:rPr>
          <w:sz w:val="18"/>
          <w:szCs w:val="18"/>
          <w:lang w:val="es-ES_tradnl"/>
        </w:rPr>
      </w:pPr>
      <w:r w:rsidRPr="004B3062">
        <w:rPr>
          <w:sz w:val="18"/>
          <w:szCs w:val="18"/>
          <w:lang w:val="es-ES_tradnl"/>
        </w:rPr>
        <w:t xml:space="preserve">In </w:t>
      </w:r>
      <w:r w:rsidRPr="004B3062">
        <w:rPr>
          <w:b/>
          <w:bCs/>
          <w:sz w:val="18"/>
          <w:szCs w:val="18"/>
          <w:u w:val="single"/>
          <w:lang w:val="es-ES_tradnl"/>
        </w:rPr>
        <w:t>ORDER OF PRIORITY</w:t>
      </w:r>
      <w:r w:rsidRPr="004B3062">
        <w:rPr>
          <w:b/>
          <w:bCs/>
          <w:sz w:val="18"/>
          <w:szCs w:val="18"/>
          <w:lang w:val="es-ES_tradnl"/>
        </w:rPr>
        <w:t>, the obligations are</w:t>
      </w:r>
      <w:r w:rsidRPr="004B3062">
        <w:rPr>
          <w:sz w:val="18"/>
          <w:szCs w:val="18"/>
          <w:lang w:val="es-ES_tradnl"/>
        </w:rPr>
        <w:t>: (unless movement is impossible).</w:t>
      </w:r>
    </w:p>
    <w:p w14:paraId="2EE82FF3" w14:textId="638B61A0" w:rsidR="009D6DF3" w:rsidRPr="004B3062" w:rsidRDefault="009D6DF3" w:rsidP="00C335F4">
      <w:pPr>
        <w:spacing w:after="0"/>
        <w:jc w:val="both"/>
        <w:rPr>
          <w:rStyle w:val="Ttulo1Car"/>
          <w:sz w:val="18"/>
          <w:szCs w:val="18"/>
        </w:rPr>
      </w:pPr>
      <w:bookmarkStart w:id="85" w:name="_Toc226906477"/>
      <w:bookmarkStart w:id="86" w:name="_Toc226911521"/>
      <w:bookmarkStart w:id="87" w:name="_Toc227093400"/>
      <w:r w:rsidRPr="004B3062">
        <w:rPr>
          <w:rStyle w:val="Ttulo1Car"/>
          <w:sz w:val="18"/>
          <w:szCs w:val="18"/>
        </w:rPr>
        <w:t>P</w:t>
      </w:r>
      <w:r w:rsidR="003636E9" w:rsidRPr="004B3062">
        <w:rPr>
          <w:rStyle w:val="Ttulo1Car"/>
          <w:sz w:val="18"/>
          <w:szCs w:val="18"/>
        </w:rPr>
        <w:t>C</w:t>
      </w:r>
      <w:r w:rsidRPr="004B3062">
        <w:rPr>
          <w:rStyle w:val="Ttulo1Car"/>
          <w:sz w:val="18"/>
          <w:szCs w:val="18"/>
        </w:rPr>
        <w:t xml:space="preserve"> </w:t>
      </w:r>
      <w:r w:rsidR="00DA10C8" w:rsidRPr="004B3062">
        <w:rPr>
          <w:rStyle w:val="Ttulo1Car"/>
          <w:sz w:val="18"/>
          <w:szCs w:val="18"/>
        </w:rPr>
        <w:t>6</w:t>
      </w:r>
      <w:r w:rsidRPr="004B3062">
        <w:rPr>
          <w:rStyle w:val="Ttulo1Car"/>
          <w:sz w:val="18"/>
          <w:szCs w:val="18"/>
        </w:rPr>
        <w:t xml:space="preserve">.1. </w:t>
      </w:r>
      <w:bookmarkEnd w:id="85"/>
      <w:bookmarkEnd w:id="86"/>
      <w:bookmarkEnd w:id="87"/>
      <w:r w:rsidR="00C335F4" w:rsidRPr="004B3062">
        <w:rPr>
          <w:rStyle w:val="Ttulo1Car"/>
          <w:sz w:val="18"/>
          <w:szCs w:val="18"/>
        </w:rPr>
        <w:t xml:space="preserve">REMOVE THE BARRIERS </w:t>
      </w:r>
      <w:r w:rsidR="00C335F4" w:rsidRPr="004B3062">
        <w:rPr>
          <w:rStyle w:val="Ttulo1Car"/>
          <w:b w:val="0"/>
          <w:bCs w:val="0"/>
          <w:sz w:val="18"/>
          <w:szCs w:val="18"/>
        </w:rPr>
        <w:t>if the same number appears on both dice (double).</w:t>
      </w:r>
    </w:p>
    <w:p w14:paraId="282F9679" w14:textId="77777777" w:rsidR="00C335F4" w:rsidRPr="004B3062" w:rsidRDefault="009D6DF3" w:rsidP="00C335F4">
      <w:pPr>
        <w:spacing w:after="0"/>
        <w:jc w:val="both"/>
        <w:rPr>
          <w:rFonts w:eastAsiaTheme="majorEastAsia" w:cstheme="majorBidi"/>
          <w:b/>
          <w:bCs/>
          <w:sz w:val="18"/>
          <w:szCs w:val="18"/>
          <w:lang w:val="es-ES_tradnl"/>
        </w:rPr>
      </w:pPr>
      <w:bookmarkStart w:id="88" w:name="_Toc226906478"/>
      <w:bookmarkStart w:id="89" w:name="_Toc226911522"/>
      <w:bookmarkStart w:id="90" w:name="_Toc227093401"/>
      <w:r w:rsidRPr="004B3062">
        <w:rPr>
          <w:rStyle w:val="Ttulo1Car"/>
          <w:sz w:val="18"/>
          <w:szCs w:val="18"/>
        </w:rPr>
        <w:t>P</w:t>
      </w:r>
      <w:r w:rsidR="00BE4321" w:rsidRPr="004B3062">
        <w:rPr>
          <w:rStyle w:val="Ttulo1Car"/>
          <w:sz w:val="18"/>
          <w:szCs w:val="18"/>
        </w:rPr>
        <w:t>C</w:t>
      </w:r>
      <w:r w:rsidRPr="004B3062">
        <w:rPr>
          <w:rStyle w:val="Ttulo1Car"/>
          <w:sz w:val="18"/>
          <w:szCs w:val="18"/>
        </w:rPr>
        <w:t xml:space="preserve"> </w:t>
      </w:r>
      <w:r w:rsidR="00DA10C8" w:rsidRPr="004B3062">
        <w:rPr>
          <w:rStyle w:val="Ttulo1Car"/>
          <w:sz w:val="18"/>
          <w:szCs w:val="18"/>
        </w:rPr>
        <w:t>6</w:t>
      </w:r>
      <w:r w:rsidRPr="004B3062">
        <w:rPr>
          <w:rStyle w:val="Ttulo1Car"/>
          <w:sz w:val="18"/>
          <w:szCs w:val="18"/>
        </w:rPr>
        <w:t xml:space="preserve">.2. </w:t>
      </w:r>
      <w:bookmarkEnd w:id="88"/>
      <w:bookmarkEnd w:id="89"/>
      <w:bookmarkEnd w:id="90"/>
      <w:r w:rsidR="00C335F4" w:rsidRPr="004B3062">
        <w:rPr>
          <w:rFonts w:eastAsiaTheme="majorEastAsia" w:cstheme="majorBidi"/>
          <w:b/>
          <w:bCs/>
          <w:sz w:val="18"/>
          <w:szCs w:val="18"/>
          <w:lang w:val="es-ES_tradnl"/>
        </w:rPr>
        <w:t xml:space="preserve">COLLECT REWARDS </w:t>
      </w:r>
      <w:r w:rsidR="00C335F4" w:rsidRPr="004B3062">
        <w:rPr>
          <w:rFonts w:eastAsiaTheme="majorEastAsia" w:cstheme="majorBidi"/>
          <w:sz w:val="18"/>
          <w:szCs w:val="18"/>
          <w:lang w:val="es-ES_tradnl"/>
        </w:rPr>
        <w:t xml:space="preserve">by moving a pawn across the squares earned. </w:t>
      </w:r>
      <w:r w:rsidR="00C335F4" w:rsidRPr="004B3062">
        <w:rPr>
          <w:rFonts w:eastAsiaTheme="majorEastAsia" w:cstheme="majorBidi"/>
          <w:sz w:val="18"/>
          <w:szCs w:val="18"/>
          <w:u w:val="single"/>
          <w:lang w:val="es-ES_tradnl"/>
        </w:rPr>
        <w:t>First</w:t>
      </w:r>
      <w:r w:rsidR="00C335F4" w:rsidRPr="004B3062">
        <w:rPr>
          <w:rFonts w:eastAsiaTheme="majorEastAsia" w:cstheme="majorBidi"/>
          <w:sz w:val="18"/>
          <w:szCs w:val="18"/>
          <w:lang w:val="es-ES_tradnl"/>
        </w:rPr>
        <w:t xml:space="preserve"> for eliminating another player's pawn (20x) and </w:t>
      </w:r>
      <w:r w:rsidR="00C335F4" w:rsidRPr="004B3062">
        <w:rPr>
          <w:rFonts w:eastAsiaTheme="majorEastAsia" w:cstheme="majorBidi"/>
          <w:sz w:val="18"/>
          <w:szCs w:val="18"/>
          <w:u w:val="single"/>
          <w:lang w:val="es-ES_tradnl"/>
        </w:rPr>
        <w:t>then</w:t>
      </w:r>
      <w:r w:rsidR="00C335F4" w:rsidRPr="004B3062">
        <w:rPr>
          <w:rFonts w:eastAsiaTheme="majorEastAsia" w:cstheme="majorBidi"/>
          <w:sz w:val="18"/>
          <w:szCs w:val="18"/>
          <w:lang w:val="es-ES_tradnl"/>
        </w:rPr>
        <w:t xml:space="preserve"> for a pawn reaching the finish line (10x).</w:t>
      </w:r>
      <w:r w:rsidR="00C335F4" w:rsidRPr="004B3062">
        <w:rPr>
          <w:rFonts w:eastAsiaTheme="majorEastAsia" w:cstheme="majorBidi"/>
          <w:b/>
          <w:bCs/>
          <w:sz w:val="18"/>
          <w:szCs w:val="18"/>
          <w:lang w:val="es-ES_tradnl"/>
        </w:rPr>
        <w:t xml:space="preserve"> </w:t>
      </w:r>
      <w:r w:rsidR="00C335F4" w:rsidRPr="004B3062">
        <w:rPr>
          <w:rFonts w:eastAsiaTheme="majorEastAsia" w:cstheme="majorBidi"/>
          <w:b/>
          <w:bCs/>
          <w:sz w:val="18"/>
          <w:szCs w:val="18"/>
          <w:u w:val="single"/>
          <w:lang w:val="es-ES_tradnl"/>
        </w:rPr>
        <w:t>Any rewards that cannot be collected are forfeited</w:t>
      </w:r>
      <w:r w:rsidR="00C335F4" w:rsidRPr="004B3062">
        <w:rPr>
          <w:rFonts w:eastAsiaTheme="majorEastAsia" w:cstheme="majorBidi"/>
          <w:b/>
          <w:bCs/>
          <w:sz w:val="18"/>
          <w:szCs w:val="18"/>
          <w:lang w:val="es-ES_tradnl"/>
        </w:rPr>
        <w:t>.</w:t>
      </w:r>
    </w:p>
    <w:p w14:paraId="7BF84F4F" w14:textId="5641917B" w:rsidR="00FE5D09" w:rsidRPr="004B3062" w:rsidRDefault="009D6DF3" w:rsidP="009D6DF3">
      <w:pPr>
        <w:spacing w:after="0"/>
        <w:jc w:val="both"/>
        <w:rPr>
          <w:b/>
          <w:bCs/>
          <w:sz w:val="18"/>
          <w:szCs w:val="18"/>
        </w:rPr>
      </w:pPr>
      <w:bookmarkStart w:id="91" w:name="_Toc226906479"/>
      <w:bookmarkStart w:id="92" w:name="_Toc226911523"/>
      <w:bookmarkStart w:id="93" w:name="_Toc227093402"/>
      <w:r w:rsidRPr="004B3062">
        <w:rPr>
          <w:rStyle w:val="Ttulo1Car"/>
          <w:sz w:val="18"/>
          <w:szCs w:val="18"/>
        </w:rPr>
        <w:t>P</w:t>
      </w:r>
      <w:r w:rsidR="00BE4321" w:rsidRPr="004B3062">
        <w:rPr>
          <w:rStyle w:val="Ttulo1Car"/>
          <w:sz w:val="18"/>
          <w:szCs w:val="18"/>
        </w:rPr>
        <w:t>C</w:t>
      </w:r>
      <w:r w:rsidRPr="004B3062">
        <w:rPr>
          <w:rStyle w:val="Ttulo1Car"/>
          <w:sz w:val="18"/>
          <w:szCs w:val="18"/>
        </w:rPr>
        <w:t xml:space="preserve"> </w:t>
      </w:r>
      <w:r w:rsidR="00DA10C8" w:rsidRPr="004B3062">
        <w:rPr>
          <w:rStyle w:val="Ttulo1Car"/>
          <w:sz w:val="18"/>
          <w:szCs w:val="18"/>
        </w:rPr>
        <w:t>6</w:t>
      </w:r>
      <w:r w:rsidRPr="004B3062">
        <w:rPr>
          <w:rStyle w:val="Ttulo1Car"/>
          <w:sz w:val="18"/>
          <w:szCs w:val="18"/>
        </w:rPr>
        <w:t xml:space="preserve">.3. </w:t>
      </w:r>
      <w:bookmarkEnd w:id="91"/>
      <w:bookmarkEnd w:id="92"/>
      <w:bookmarkEnd w:id="93"/>
      <w:r w:rsidR="00380004" w:rsidRPr="004B3062">
        <w:rPr>
          <w:rStyle w:val="Ttulo1Car"/>
          <w:sz w:val="18"/>
          <w:szCs w:val="18"/>
        </w:rPr>
        <w:t xml:space="preserve">MOVE A PAWN OUT OF </w:t>
      </w:r>
      <w:r w:rsidR="005E45B4" w:rsidRPr="004B3062">
        <w:rPr>
          <w:rStyle w:val="Ttulo1Car"/>
          <w:sz w:val="18"/>
          <w:szCs w:val="18"/>
        </w:rPr>
        <w:t>THE SHELTER</w:t>
      </w:r>
      <w:r w:rsidR="00380004" w:rsidRPr="004B3062">
        <w:rPr>
          <w:rStyle w:val="Ttulo1Car"/>
          <w:sz w:val="18"/>
          <w:szCs w:val="18"/>
        </w:rPr>
        <w:t xml:space="preserve">. </w:t>
      </w:r>
      <w:r w:rsidR="00380004" w:rsidRPr="004B3062">
        <w:rPr>
          <w:rStyle w:val="Ttulo1Car"/>
          <w:b w:val="0"/>
          <w:bCs w:val="0"/>
          <w:sz w:val="18"/>
          <w:szCs w:val="18"/>
        </w:rPr>
        <w:t>You may then move forward the number of spaces corresponding to the roll of the remaining die, if there is one.</w:t>
      </w:r>
    </w:p>
    <w:p w14:paraId="5D77746D" w14:textId="7D248CBA" w:rsidR="00C35BF9" w:rsidRPr="004B3062" w:rsidRDefault="00C35BF9" w:rsidP="00530B4D">
      <w:pPr>
        <w:pStyle w:val="Ttulo1"/>
        <w:rPr>
          <w:sz w:val="18"/>
          <w:szCs w:val="18"/>
        </w:rPr>
      </w:pPr>
      <w:bookmarkStart w:id="94" w:name="_Toc226735992"/>
      <w:bookmarkStart w:id="95" w:name="_Toc226906483"/>
      <w:bookmarkStart w:id="96" w:name="_Toc226911527"/>
      <w:bookmarkStart w:id="97" w:name="_Toc227093403"/>
      <w:bookmarkEnd w:id="0"/>
      <w:r w:rsidRPr="004B3062">
        <w:rPr>
          <w:sz w:val="18"/>
          <w:szCs w:val="18"/>
        </w:rPr>
        <w:t>STRATEGICS</w:t>
      </w:r>
      <w:bookmarkEnd w:id="94"/>
      <w:bookmarkEnd w:id="95"/>
      <w:bookmarkEnd w:id="96"/>
      <w:bookmarkEnd w:id="97"/>
      <w:r w:rsidR="00380004" w:rsidRPr="004B3062">
        <w:rPr>
          <w:sz w:val="18"/>
          <w:szCs w:val="18"/>
        </w:rPr>
        <w:t xml:space="preserve"> TIPS</w:t>
      </w:r>
    </w:p>
    <w:p w14:paraId="6CAEF85C" w14:textId="608AAA49" w:rsidR="00C35BF9" w:rsidRPr="004B3062" w:rsidRDefault="00C35BF9" w:rsidP="00380004">
      <w:pPr>
        <w:spacing w:after="0"/>
        <w:rPr>
          <w:sz w:val="18"/>
          <w:szCs w:val="18"/>
        </w:rPr>
      </w:pPr>
      <w:ins w:id="98" w:author="Zara ROBERT" w:date="2024-12-13T14:12:00Z" w16du:dateUtc="2024-12-13T19:12:00Z">
        <w:r w:rsidRPr="004B3062">
          <w:rPr>
            <w:sz w:val="18"/>
            <w:szCs w:val="18"/>
          </w:rPr>
          <w:t>―</w:t>
        </w:r>
      </w:ins>
      <w:r w:rsidRPr="004B3062">
        <w:rPr>
          <w:sz w:val="18"/>
          <w:szCs w:val="18"/>
        </w:rPr>
        <w:t xml:space="preserve"> </w:t>
      </w:r>
      <w:r w:rsidR="00380004" w:rsidRPr="004B3062">
        <w:rPr>
          <w:sz w:val="18"/>
          <w:szCs w:val="18"/>
        </w:rPr>
        <w:t>The goal is not to eliminate your opponent's pieces. Doing so sends them back to their starting point, which can be useful, as can creating barriers that prevent them from advancing or force them to risk being eliminated. The ultimate goal is to reach the finish line with all four of your pawns before the other players.</w:t>
      </w:r>
    </w:p>
    <w:p w14:paraId="71D72189" w14:textId="77777777" w:rsidR="00380004" w:rsidRPr="004B3062" w:rsidRDefault="00C35BF9" w:rsidP="00380004">
      <w:pPr>
        <w:spacing w:after="0"/>
        <w:rPr>
          <w:sz w:val="18"/>
          <w:szCs w:val="18"/>
        </w:rPr>
      </w:pPr>
      <w:ins w:id="99" w:author="Zara ROBERT" w:date="2024-12-13T14:12:00Z" w16du:dateUtc="2024-12-13T19:12:00Z">
        <w:r w:rsidRPr="004B3062">
          <w:rPr>
            <w:sz w:val="18"/>
            <w:szCs w:val="18"/>
          </w:rPr>
          <w:t>―</w:t>
        </w:r>
      </w:ins>
      <w:r w:rsidRPr="004B3062">
        <w:rPr>
          <w:sz w:val="18"/>
          <w:szCs w:val="18"/>
        </w:rPr>
        <w:t xml:space="preserve"> </w:t>
      </w:r>
      <w:r w:rsidR="00380004" w:rsidRPr="004B3062">
        <w:rPr>
          <w:sz w:val="18"/>
          <w:szCs w:val="18"/>
        </w:rPr>
        <w:t>You should try to avoid risks and proceed through the protected areas.</w:t>
      </w:r>
    </w:p>
    <w:p w14:paraId="64507F5E" w14:textId="6E44D4D5" w:rsidR="00C35BF9" w:rsidRPr="004B3062" w:rsidRDefault="00C35BF9" w:rsidP="00C35BF9">
      <w:pPr>
        <w:spacing w:after="0"/>
        <w:rPr>
          <w:sz w:val="18"/>
          <w:szCs w:val="18"/>
        </w:rPr>
      </w:pPr>
      <w:ins w:id="100" w:author="Zara ROBERT" w:date="2024-12-13T14:12:00Z" w16du:dateUtc="2024-12-13T19:12:00Z">
        <w:r w:rsidRPr="004B3062">
          <w:rPr>
            <w:sz w:val="18"/>
            <w:szCs w:val="18"/>
          </w:rPr>
          <w:t>―</w:t>
        </w:r>
      </w:ins>
      <w:r w:rsidRPr="004B3062">
        <w:rPr>
          <w:sz w:val="18"/>
          <w:szCs w:val="18"/>
        </w:rPr>
        <w:t xml:space="preserve"> </w:t>
      </w:r>
      <w:r w:rsidR="00380004" w:rsidRPr="004B3062">
        <w:rPr>
          <w:sz w:val="18"/>
          <w:szCs w:val="18"/>
        </w:rPr>
        <w:t>Before capturing an opponent’s pawn, it’s best to calculate where your own pawns would end up with the rewards. It might be a good idea to advance those pawns, but it could also put the pawns that have advanced further at risk. It’s better to risk the pawns closest to the home board so that the others have a better chance of reaching the finish line.</w:t>
      </w:r>
    </w:p>
    <w:p w14:paraId="1CEF49F4" w14:textId="77777777" w:rsidR="00CC55D2" w:rsidRPr="004B3062" w:rsidRDefault="00CC55D2" w:rsidP="00C35BF9">
      <w:pPr>
        <w:spacing w:after="0"/>
        <w:rPr>
          <w:b/>
          <w:bCs/>
          <w:sz w:val="18"/>
          <w:szCs w:val="18"/>
        </w:rPr>
      </w:pPr>
    </w:p>
    <w:p w14:paraId="3811CEDF" w14:textId="688810CD" w:rsidR="00E15205" w:rsidRDefault="00E15205" w:rsidP="005C66D3">
      <w:pPr>
        <w:spacing w:after="0" w:line="240" w:lineRule="auto"/>
        <w:rPr>
          <w:b/>
          <w:bCs/>
          <w:sz w:val="22"/>
          <w:szCs w:val="22"/>
        </w:rPr>
      </w:pPr>
    </w:p>
    <w:p w14:paraId="65784C3F" w14:textId="77777777" w:rsidR="0003733D" w:rsidRDefault="0003733D" w:rsidP="0003733D">
      <w:pPr>
        <w:spacing w:after="0" w:line="240" w:lineRule="auto"/>
        <w:rPr>
          <w:b/>
          <w:bCs/>
          <w:sz w:val="22"/>
          <w:szCs w:val="22"/>
        </w:rPr>
      </w:pPr>
    </w:p>
    <w:p w14:paraId="5311FD6E" w14:textId="77777777" w:rsidR="0003733D" w:rsidRDefault="0003733D" w:rsidP="0003733D">
      <w:pPr>
        <w:spacing w:after="0" w:line="240" w:lineRule="auto"/>
        <w:rPr>
          <w:sz w:val="22"/>
          <w:szCs w:val="22"/>
        </w:rPr>
        <w:sectPr w:rsidR="0003733D" w:rsidSect="0003733D">
          <w:pgSz w:w="8641" w:h="12962" w:code="11"/>
          <w:pgMar w:top="851" w:right="851" w:bottom="851" w:left="851" w:header="284" w:footer="284" w:gutter="0"/>
          <w:cols w:space="708"/>
          <w:docGrid w:linePitch="360"/>
        </w:sectPr>
      </w:pPr>
    </w:p>
    <w:p w14:paraId="7434380E" w14:textId="7CD7F8AD" w:rsidR="0003733D" w:rsidRDefault="0003733D" w:rsidP="0003733D">
      <w:pPr>
        <w:spacing w:after="0" w:line="240" w:lineRule="auto"/>
        <w:rPr>
          <w:b/>
          <w:bCs/>
          <w:sz w:val="28"/>
          <w:szCs w:val="28"/>
        </w:rPr>
      </w:pPr>
      <w:r>
        <w:rPr>
          <w:b/>
          <w:bCs/>
          <w:noProof/>
          <w:sz w:val="28"/>
          <w:szCs w:val="28"/>
        </w:rPr>
        <w:lastRenderedPageBreak/>
        <w:drawing>
          <wp:inline distT="0" distB="0" distL="0" distR="0" wp14:anchorId="046C0940" wp14:editId="3CEA721A">
            <wp:extent cx="5487035" cy="8118475"/>
            <wp:effectExtent l="0" t="0" r="0" b="0"/>
            <wp:docPr id="102728445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84452" name="Imagen 1027284452"/>
                    <pic:cNvPicPr/>
                  </pic:nvPicPr>
                  <pic:blipFill>
                    <a:blip r:embed="rId35"/>
                    <a:stretch>
                      <a:fillRect/>
                    </a:stretch>
                  </pic:blipFill>
                  <pic:spPr>
                    <a:xfrm>
                      <a:off x="0" y="0"/>
                      <a:ext cx="5487035" cy="8118475"/>
                    </a:xfrm>
                    <a:prstGeom prst="rect">
                      <a:avLst/>
                    </a:prstGeom>
                  </pic:spPr>
                </pic:pic>
              </a:graphicData>
            </a:graphic>
          </wp:inline>
        </w:drawing>
      </w:r>
    </w:p>
    <w:p w14:paraId="12575BC9" w14:textId="77777777" w:rsidR="0003733D" w:rsidRDefault="0003733D" w:rsidP="0003733D">
      <w:pPr>
        <w:spacing w:after="0"/>
        <w:jc w:val="center"/>
        <w:rPr>
          <w:b/>
          <w:bCs/>
          <w:sz w:val="28"/>
          <w:szCs w:val="28"/>
        </w:rPr>
        <w:sectPr w:rsidR="0003733D" w:rsidSect="0003733D">
          <w:pgSz w:w="8641" w:h="12962" w:code="11"/>
          <w:pgMar w:top="0" w:right="0" w:bottom="0" w:left="0" w:header="0" w:footer="0" w:gutter="0"/>
          <w:cols w:space="708"/>
          <w:docGrid w:linePitch="360"/>
        </w:sectPr>
      </w:pPr>
    </w:p>
    <w:p w14:paraId="5787ACD7" w14:textId="77777777" w:rsidR="0003733D" w:rsidRDefault="0003733D" w:rsidP="0003733D">
      <w:pPr>
        <w:spacing w:after="0" w:line="240" w:lineRule="auto"/>
        <w:rPr>
          <w:b/>
          <w:bCs/>
          <w:sz w:val="28"/>
          <w:szCs w:val="28"/>
        </w:rPr>
      </w:pPr>
      <w:r>
        <w:rPr>
          <w:b/>
          <w:bCs/>
          <w:noProof/>
          <w:sz w:val="28"/>
          <w:szCs w:val="28"/>
        </w:rPr>
        <w:lastRenderedPageBreak/>
        <w:drawing>
          <wp:inline distT="0" distB="0" distL="0" distR="0" wp14:anchorId="668F00EF" wp14:editId="1723AD4A">
            <wp:extent cx="5482771" cy="8230870"/>
            <wp:effectExtent l="0" t="0" r="3810" b="0"/>
            <wp:docPr id="14974932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3298" name="Imagen 1497493298"/>
                    <pic:cNvPicPr/>
                  </pic:nvPicPr>
                  <pic:blipFill>
                    <a:blip r:embed="rId36"/>
                    <a:stretch>
                      <a:fillRect/>
                    </a:stretch>
                  </pic:blipFill>
                  <pic:spPr>
                    <a:xfrm>
                      <a:off x="0" y="0"/>
                      <a:ext cx="5488820" cy="8239951"/>
                    </a:xfrm>
                    <a:prstGeom prst="rect">
                      <a:avLst/>
                    </a:prstGeom>
                  </pic:spPr>
                </pic:pic>
              </a:graphicData>
            </a:graphic>
          </wp:inline>
        </w:drawing>
      </w:r>
    </w:p>
    <w:p w14:paraId="0AFEA866" w14:textId="77777777" w:rsidR="0003733D" w:rsidRDefault="0003733D" w:rsidP="0003733D">
      <w:pPr>
        <w:spacing w:after="0"/>
        <w:jc w:val="center"/>
        <w:rPr>
          <w:b/>
          <w:bCs/>
          <w:sz w:val="28"/>
          <w:szCs w:val="28"/>
        </w:rPr>
        <w:sectPr w:rsidR="0003733D" w:rsidSect="0003733D">
          <w:pgSz w:w="8641" w:h="12962" w:code="11"/>
          <w:pgMar w:top="0" w:right="0" w:bottom="0" w:left="0" w:header="0" w:footer="0" w:gutter="0"/>
          <w:cols w:space="708"/>
          <w:docGrid w:linePitch="360"/>
        </w:sectPr>
      </w:pPr>
    </w:p>
    <w:p w14:paraId="78717007" w14:textId="0928162E" w:rsidR="009F5E85" w:rsidRDefault="009F5E85" w:rsidP="00326CE1">
      <w:pPr>
        <w:spacing w:after="0"/>
        <w:jc w:val="center"/>
        <w:rPr>
          <w:b/>
          <w:bCs/>
          <w:sz w:val="18"/>
          <w:szCs w:val="18"/>
        </w:rPr>
      </w:pPr>
    </w:p>
    <w:p w14:paraId="635CF945" w14:textId="77777777" w:rsidR="009F5E85" w:rsidRDefault="009F5E85">
      <w:pPr>
        <w:spacing w:after="0" w:line="240" w:lineRule="auto"/>
        <w:rPr>
          <w:b/>
          <w:bCs/>
          <w:sz w:val="18"/>
          <w:szCs w:val="18"/>
        </w:rPr>
      </w:pPr>
      <w:r>
        <w:rPr>
          <w:b/>
          <w:bCs/>
          <w:sz w:val="18"/>
          <w:szCs w:val="18"/>
        </w:rPr>
        <w:br w:type="page"/>
      </w:r>
    </w:p>
    <w:p w14:paraId="1E99D30A" w14:textId="32E3AC7D" w:rsidR="00326CE1" w:rsidRPr="00326CE1" w:rsidRDefault="00326CE1" w:rsidP="00326CE1">
      <w:pPr>
        <w:spacing w:after="0"/>
        <w:jc w:val="center"/>
        <w:rPr>
          <w:b/>
          <w:bCs/>
          <w:sz w:val="18"/>
          <w:szCs w:val="18"/>
        </w:rPr>
      </w:pPr>
      <w:r w:rsidRPr="00326CE1">
        <w:rPr>
          <w:b/>
          <w:bCs/>
          <w:sz w:val="18"/>
          <w:szCs w:val="18"/>
        </w:rPr>
        <w:lastRenderedPageBreak/>
        <w:t>PARKILLER™®</w:t>
      </w:r>
    </w:p>
    <w:p w14:paraId="3979EEB3" w14:textId="77777777" w:rsidR="00326CE1" w:rsidRPr="00326CE1" w:rsidRDefault="00326CE1" w:rsidP="00326CE1">
      <w:pPr>
        <w:spacing w:after="0"/>
        <w:jc w:val="center"/>
        <w:rPr>
          <w:b/>
          <w:bCs/>
          <w:sz w:val="18"/>
          <w:szCs w:val="18"/>
        </w:rPr>
      </w:pPr>
      <w:r w:rsidRPr="00326CE1">
        <w:rPr>
          <w:b/>
          <w:bCs/>
          <w:sz w:val="18"/>
          <w:szCs w:val="18"/>
        </w:rPr>
        <w:t>THE PARCH</w:t>
      </w:r>
      <w:r>
        <w:rPr>
          <w:b/>
          <w:bCs/>
          <w:sz w:val="18"/>
          <w:szCs w:val="18"/>
        </w:rPr>
        <w:t>I</w:t>
      </w:r>
      <w:r w:rsidRPr="00326CE1">
        <w:rPr>
          <w:b/>
          <w:bCs/>
          <w:sz w:val="18"/>
          <w:szCs w:val="18"/>
        </w:rPr>
        <w:t>SI OF THE 21ST CENTURY</w:t>
      </w:r>
    </w:p>
    <w:p w14:paraId="1361276B" w14:textId="77777777" w:rsidR="00326CE1" w:rsidRPr="00326CE1" w:rsidRDefault="00326CE1" w:rsidP="00326CE1">
      <w:pPr>
        <w:spacing w:after="0"/>
        <w:jc w:val="center"/>
        <w:rPr>
          <w:b/>
          <w:bCs/>
          <w:sz w:val="18"/>
          <w:szCs w:val="18"/>
          <w:lang w:val="es-ES_tradnl"/>
        </w:rPr>
      </w:pPr>
      <w:r w:rsidRPr="00326CE1">
        <w:rPr>
          <w:b/>
          <w:bCs/>
          <w:sz w:val="18"/>
          <w:szCs w:val="18"/>
          <w:lang w:val="es-ES_tradnl"/>
        </w:rPr>
        <w:t>STRATEGY, LUCK, AND INTELLIGENCE</w:t>
      </w:r>
    </w:p>
    <w:p w14:paraId="3D2D7007" w14:textId="36DFF26E" w:rsidR="00326CE1" w:rsidRPr="00326CE1" w:rsidRDefault="00326CE1" w:rsidP="00ED706E">
      <w:pPr>
        <w:spacing w:after="0"/>
        <w:rPr>
          <w:b/>
          <w:bCs/>
          <w:sz w:val="18"/>
          <w:szCs w:val="18"/>
          <w:lang w:val="es-ES_tradnl"/>
        </w:rPr>
      </w:pPr>
      <w:r w:rsidRPr="00326CE1">
        <w:rPr>
          <w:b/>
          <w:bCs/>
          <w:sz w:val="18"/>
          <w:szCs w:val="18"/>
          <w:lang w:val="es-ES_tradnl"/>
        </w:rPr>
        <w:t>TRY YOUR HAND AT PARKILLER</w:t>
      </w:r>
      <w:r w:rsidR="00ED706E">
        <w:rPr>
          <w:b/>
          <w:bCs/>
          <w:sz w:val="18"/>
          <w:szCs w:val="18"/>
          <w:lang w:val="es-ES_tradnl"/>
        </w:rPr>
        <w:t xml:space="preserve"> </w:t>
      </w:r>
      <w:r w:rsidRPr="00326CE1">
        <w:rPr>
          <w:b/>
          <w:bCs/>
          <w:sz w:val="18"/>
          <w:szCs w:val="18"/>
          <w:lang w:val="es-ES_tradnl"/>
        </w:rPr>
        <w:t>A MERCILESS PAWN USE THE BLACK DICE</w:t>
      </w:r>
    </w:p>
    <w:p w14:paraId="1131F79C" w14:textId="77777777" w:rsidR="00326CE1" w:rsidRPr="00326CE1" w:rsidRDefault="00326CE1" w:rsidP="00326CE1">
      <w:pPr>
        <w:spacing w:after="0"/>
        <w:rPr>
          <w:b/>
          <w:bCs/>
          <w:sz w:val="18"/>
          <w:szCs w:val="18"/>
        </w:rPr>
      </w:pPr>
    </w:p>
    <w:p w14:paraId="7FE6A906" w14:textId="77777777" w:rsidR="00326CE1" w:rsidRPr="00326CE1" w:rsidRDefault="00326CE1" w:rsidP="00326CE1">
      <w:pPr>
        <w:spacing w:after="0"/>
        <w:ind w:firstLine="708"/>
        <w:jc w:val="both"/>
        <w:rPr>
          <w:b/>
          <w:bCs/>
          <w:sz w:val="18"/>
          <w:szCs w:val="18"/>
          <w:lang w:val="es-ES_tradnl"/>
        </w:rPr>
      </w:pPr>
      <w:r w:rsidRPr="00326CE1">
        <w:rPr>
          <w:b/>
          <w:bCs/>
          <w:sz w:val="18"/>
          <w:szCs w:val="18"/>
          <w:lang w:val="es-ES_tradnl"/>
        </w:rPr>
        <w:t>You can play the classic four-player game, but you also have access to other revolutionary boards and unprecedented options that let you play a head-to-head duel, a three-player game, or spend a weekend afternoon with five or six friends.</w:t>
      </w:r>
    </w:p>
    <w:p w14:paraId="4EEF4457" w14:textId="77777777" w:rsidR="00326CE1" w:rsidRPr="00326CE1" w:rsidRDefault="00326CE1" w:rsidP="00326CE1">
      <w:pPr>
        <w:spacing w:after="0"/>
        <w:ind w:firstLine="708"/>
        <w:jc w:val="both"/>
        <w:rPr>
          <w:b/>
          <w:bCs/>
          <w:sz w:val="18"/>
          <w:szCs w:val="18"/>
          <w:lang w:val="es-ES_tradnl"/>
        </w:rPr>
      </w:pPr>
      <w:r w:rsidRPr="00326CE1">
        <w:rPr>
          <w:b/>
          <w:bCs/>
          <w:sz w:val="18"/>
          <w:szCs w:val="18"/>
          <w:lang w:val="es-ES_tradnl"/>
        </w:rPr>
        <w:t xml:space="preserve">Parkiller doesn’t redefine the rules: it’s simple, but more fun and exciting. </w:t>
      </w:r>
    </w:p>
    <w:p w14:paraId="4C1D8C81" w14:textId="77777777" w:rsidR="00326CE1" w:rsidRDefault="00326CE1" w:rsidP="00326CE1">
      <w:pPr>
        <w:spacing w:after="0"/>
        <w:ind w:firstLine="708"/>
        <w:jc w:val="both"/>
        <w:rPr>
          <w:b/>
          <w:bCs/>
          <w:sz w:val="18"/>
          <w:szCs w:val="18"/>
          <w:lang w:val="es-ES_tradnl"/>
        </w:rPr>
      </w:pPr>
      <w:r w:rsidRPr="00326CE1">
        <w:rPr>
          <w:b/>
          <w:bCs/>
          <w:sz w:val="18"/>
          <w:szCs w:val="18"/>
          <w:lang w:val="es-ES_tradnl"/>
        </w:rPr>
        <w:t>There are also two alternative game modes available: the pairs mode or the single-player mode with two colors.</w:t>
      </w:r>
    </w:p>
    <w:p w14:paraId="3CAB4ED4" w14:textId="77777777" w:rsidR="000D7BA3" w:rsidRPr="00326CE1" w:rsidRDefault="000D7BA3" w:rsidP="00326CE1">
      <w:pPr>
        <w:spacing w:after="0"/>
        <w:ind w:firstLine="708"/>
        <w:jc w:val="both"/>
        <w:rPr>
          <w:b/>
          <w:bCs/>
          <w:sz w:val="18"/>
          <w:szCs w:val="18"/>
          <w:lang w:val="es-ES_tradnl"/>
        </w:rPr>
      </w:pPr>
    </w:p>
    <w:p w14:paraId="2722B935" w14:textId="77777777" w:rsidR="00326CE1" w:rsidRPr="00326CE1" w:rsidRDefault="00326CE1" w:rsidP="00326CE1">
      <w:pPr>
        <w:spacing w:after="0"/>
        <w:jc w:val="center"/>
        <w:rPr>
          <w:b/>
          <w:bCs/>
          <w:sz w:val="18"/>
          <w:szCs w:val="18"/>
        </w:rPr>
      </w:pPr>
      <w:r w:rsidRPr="00326CE1">
        <w:rPr>
          <w:b/>
          <w:bCs/>
          <w:sz w:val="18"/>
          <w:szCs w:val="18"/>
        </w:rPr>
        <w:t>INSTRUCTIONS</w:t>
      </w:r>
    </w:p>
    <w:p w14:paraId="7A27DBD3" w14:textId="77777777" w:rsidR="00326CE1" w:rsidRPr="00326CE1" w:rsidRDefault="00326CE1" w:rsidP="00326CE1">
      <w:pPr>
        <w:spacing w:after="0"/>
        <w:jc w:val="center"/>
        <w:rPr>
          <w:b/>
          <w:bCs/>
          <w:sz w:val="18"/>
          <w:szCs w:val="18"/>
        </w:rPr>
      </w:pPr>
    </w:p>
    <w:p w14:paraId="662928FB" w14:textId="56F618DE" w:rsidR="00326CE1" w:rsidRPr="00326CE1" w:rsidRDefault="00326CE1" w:rsidP="00326CE1">
      <w:pPr>
        <w:pStyle w:val="TDC1"/>
        <w:rPr>
          <w:rFonts w:asciiTheme="minorHAnsi" w:eastAsiaTheme="minorEastAsia" w:hAnsiTheme="minorHAnsi"/>
          <w:noProof/>
          <w:sz w:val="18"/>
          <w:szCs w:val="18"/>
          <w:lang w:val="es-ES_tradnl" w:eastAsia="es-ES_tradnl"/>
        </w:rPr>
      </w:pPr>
      <w:r w:rsidRPr="00326CE1">
        <w:rPr>
          <w:b/>
          <w:bCs/>
          <w:sz w:val="18"/>
          <w:szCs w:val="18"/>
        </w:rPr>
        <w:fldChar w:fldCharType="begin"/>
      </w:r>
      <w:r w:rsidRPr="00326CE1">
        <w:rPr>
          <w:b/>
          <w:bCs/>
          <w:sz w:val="18"/>
          <w:szCs w:val="18"/>
        </w:rPr>
        <w:instrText xml:space="preserve"> TOC \o "1-3" \h \z \u </w:instrText>
      </w:r>
      <w:r w:rsidRPr="00326CE1">
        <w:rPr>
          <w:b/>
          <w:bCs/>
          <w:sz w:val="18"/>
          <w:szCs w:val="18"/>
        </w:rPr>
        <w:fldChar w:fldCharType="separate"/>
      </w:r>
      <w:hyperlink w:anchor="_Toc227251579" w:history="1">
        <w:r w:rsidRPr="00326CE1">
          <w:rPr>
            <w:rStyle w:val="Hipervnculo"/>
            <w:noProof/>
            <w:sz w:val="18"/>
            <w:szCs w:val="18"/>
          </w:rPr>
          <w:t>PK 1. THE PARKILLER'S PAWN</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_Toc227251579 \h </w:instrText>
        </w:r>
        <w:r w:rsidRPr="00326CE1">
          <w:rPr>
            <w:noProof/>
            <w:webHidden/>
            <w:sz w:val="18"/>
            <w:szCs w:val="18"/>
          </w:rPr>
        </w:r>
        <w:r w:rsidRPr="00326CE1">
          <w:rPr>
            <w:noProof/>
            <w:webHidden/>
            <w:sz w:val="18"/>
            <w:szCs w:val="18"/>
          </w:rPr>
          <w:fldChar w:fldCharType="separate"/>
        </w:r>
        <w:r w:rsidR="00F05FBC">
          <w:rPr>
            <w:noProof/>
            <w:webHidden/>
            <w:sz w:val="18"/>
            <w:szCs w:val="18"/>
          </w:rPr>
          <w:t>13</w:t>
        </w:r>
        <w:r w:rsidRPr="00326CE1">
          <w:rPr>
            <w:noProof/>
            <w:webHidden/>
            <w:sz w:val="18"/>
            <w:szCs w:val="18"/>
          </w:rPr>
          <w:fldChar w:fldCharType="end"/>
        </w:r>
      </w:hyperlink>
    </w:p>
    <w:p w14:paraId="541624C9" w14:textId="317C1423"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0" w:history="1">
        <w:r w:rsidRPr="00326CE1">
          <w:rPr>
            <w:rStyle w:val="Hipervnculo"/>
            <w:noProof/>
            <w:sz w:val="18"/>
            <w:szCs w:val="18"/>
          </w:rPr>
          <w:t>PK 2. THE BLACK DICE</w:t>
        </w:r>
        <w:r>
          <w:rPr>
            <w:noProof/>
            <w:webHidden/>
            <w:sz w:val="18"/>
            <w:szCs w:val="18"/>
          </w:rPr>
          <w:t>............</w:t>
        </w:r>
        <w:r>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_Toc227251580 \h </w:instrText>
        </w:r>
        <w:r w:rsidRPr="00326CE1">
          <w:rPr>
            <w:noProof/>
            <w:webHidden/>
            <w:sz w:val="18"/>
            <w:szCs w:val="18"/>
          </w:rPr>
        </w:r>
        <w:r w:rsidRPr="00326CE1">
          <w:rPr>
            <w:noProof/>
            <w:webHidden/>
            <w:sz w:val="18"/>
            <w:szCs w:val="18"/>
          </w:rPr>
          <w:fldChar w:fldCharType="separate"/>
        </w:r>
        <w:r w:rsidR="00F05FBC">
          <w:rPr>
            <w:noProof/>
            <w:webHidden/>
            <w:sz w:val="18"/>
            <w:szCs w:val="18"/>
          </w:rPr>
          <w:t>13</w:t>
        </w:r>
        <w:r w:rsidRPr="00326CE1">
          <w:rPr>
            <w:noProof/>
            <w:webHidden/>
            <w:sz w:val="18"/>
            <w:szCs w:val="18"/>
          </w:rPr>
          <w:fldChar w:fldCharType="end"/>
        </w:r>
      </w:hyperlink>
    </w:p>
    <w:p w14:paraId="708E19AB" w14:textId="7EA025D8"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1" w:history="1">
        <w:r w:rsidRPr="00326CE1">
          <w:rPr>
            <w:rStyle w:val="Hipervnculo"/>
            <w:noProof/>
            <w:sz w:val="18"/>
            <w:szCs w:val="18"/>
          </w:rPr>
          <w:t>PK 3. PARKILLER'S MOVEMENTS</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_Toc227251581 \h </w:instrText>
        </w:r>
        <w:r w:rsidRPr="00326CE1">
          <w:rPr>
            <w:noProof/>
            <w:webHidden/>
            <w:sz w:val="18"/>
            <w:szCs w:val="18"/>
          </w:rPr>
        </w:r>
        <w:r w:rsidRPr="00326CE1">
          <w:rPr>
            <w:noProof/>
            <w:webHidden/>
            <w:sz w:val="18"/>
            <w:szCs w:val="18"/>
          </w:rPr>
          <w:fldChar w:fldCharType="separate"/>
        </w:r>
        <w:r w:rsidR="00F05FBC">
          <w:rPr>
            <w:noProof/>
            <w:webHidden/>
            <w:sz w:val="18"/>
            <w:szCs w:val="18"/>
          </w:rPr>
          <w:t>14</w:t>
        </w:r>
        <w:r w:rsidRPr="00326CE1">
          <w:rPr>
            <w:noProof/>
            <w:webHidden/>
            <w:sz w:val="18"/>
            <w:szCs w:val="18"/>
          </w:rPr>
          <w:fldChar w:fldCharType="end"/>
        </w:r>
      </w:hyperlink>
    </w:p>
    <w:p w14:paraId="167BAF7B" w14:textId="78FA15BC"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2" w:history="1">
        <w:r w:rsidRPr="00326CE1">
          <w:rPr>
            <w:rStyle w:val="Hipervnculo"/>
            <w:noProof/>
            <w:sz w:val="18"/>
            <w:szCs w:val="18"/>
          </w:rPr>
          <w:t>PK 4. PARKILLER AND BARRIERS</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_Toc227251582 \h </w:instrText>
        </w:r>
        <w:r w:rsidRPr="00326CE1">
          <w:rPr>
            <w:noProof/>
            <w:webHidden/>
            <w:sz w:val="18"/>
            <w:szCs w:val="18"/>
          </w:rPr>
        </w:r>
        <w:r w:rsidRPr="00326CE1">
          <w:rPr>
            <w:noProof/>
            <w:webHidden/>
            <w:sz w:val="18"/>
            <w:szCs w:val="18"/>
          </w:rPr>
          <w:fldChar w:fldCharType="separate"/>
        </w:r>
        <w:r w:rsidR="00F05FBC">
          <w:rPr>
            <w:noProof/>
            <w:webHidden/>
            <w:sz w:val="18"/>
            <w:szCs w:val="18"/>
          </w:rPr>
          <w:t>14</w:t>
        </w:r>
        <w:r w:rsidRPr="00326CE1">
          <w:rPr>
            <w:noProof/>
            <w:webHidden/>
            <w:sz w:val="18"/>
            <w:szCs w:val="18"/>
          </w:rPr>
          <w:fldChar w:fldCharType="end"/>
        </w:r>
      </w:hyperlink>
    </w:p>
    <w:p w14:paraId="2207CCFD" w14:textId="5D72E4F0"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3" w:history="1">
        <w:r w:rsidRPr="00326CE1">
          <w:rPr>
            <w:rStyle w:val="Hipervnculo"/>
            <w:noProof/>
            <w:sz w:val="18"/>
            <w:szCs w:val="18"/>
          </w:rPr>
          <w:t>PK 5. REMOVE PAWNS</w:t>
        </w:r>
        <w:r>
          <w:rPr>
            <w:rStyle w:val="Hipervnculo"/>
            <w:noProof/>
            <w:sz w:val="18"/>
            <w:szCs w:val="18"/>
          </w:rPr>
          <w:t>.............</w:t>
        </w:r>
        <w:r>
          <w:rPr>
            <w:rStyle w:val="Hipervnculo"/>
            <w:noProof/>
            <w:sz w:val="18"/>
            <w:szCs w:val="18"/>
          </w:rPr>
          <w:tab/>
        </w:r>
        <w:r w:rsidRPr="00326CE1">
          <w:rPr>
            <w:noProof/>
            <w:webHidden/>
            <w:sz w:val="18"/>
            <w:szCs w:val="18"/>
          </w:rPr>
          <w:fldChar w:fldCharType="begin"/>
        </w:r>
        <w:r w:rsidRPr="00326CE1">
          <w:rPr>
            <w:noProof/>
            <w:webHidden/>
            <w:sz w:val="18"/>
            <w:szCs w:val="18"/>
          </w:rPr>
          <w:instrText xml:space="preserve"> PAGEREF _Toc227251583 \h </w:instrText>
        </w:r>
        <w:r w:rsidRPr="00326CE1">
          <w:rPr>
            <w:noProof/>
            <w:webHidden/>
            <w:sz w:val="18"/>
            <w:szCs w:val="18"/>
          </w:rPr>
        </w:r>
        <w:r w:rsidRPr="00326CE1">
          <w:rPr>
            <w:noProof/>
            <w:webHidden/>
            <w:sz w:val="18"/>
            <w:szCs w:val="18"/>
          </w:rPr>
          <w:fldChar w:fldCharType="separate"/>
        </w:r>
        <w:r w:rsidR="00F05FBC">
          <w:rPr>
            <w:noProof/>
            <w:webHidden/>
            <w:sz w:val="18"/>
            <w:szCs w:val="18"/>
          </w:rPr>
          <w:t>16</w:t>
        </w:r>
        <w:r w:rsidRPr="00326CE1">
          <w:rPr>
            <w:noProof/>
            <w:webHidden/>
            <w:sz w:val="18"/>
            <w:szCs w:val="18"/>
          </w:rPr>
          <w:fldChar w:fldCharType="end"/>
        </w:r>
      </w:hyperlink>
    </w:p>
    <w:p w14:paraId="204FCE71" w14:textId="0CBCBCA7"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4" w:history="1">
        <w:r w:rsidRPr="00326CE1">
          <w:rPr>
            <w:rStyle w:val="Hipervnculo"/>
            <w:noProof/>
            <w:sz w:val="18"/>
            <w:szCs w:val="18"/>
          </w:rPr>
          <w:t>PK 6. REMOVAL OF THE PARKILLER</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_Toc227251584 \h </w:instrText>
        </w:r>
        <w:r w:rsidRPr="00326CE1">
          <w:rPr>
            <w:noProof/>
            <w:webHidden/>
            <w:sz w:val="18"/>
            <w:szCs w:val="18"/>
          </w:rPr>
        </w:r>
        <w:r w:rsidRPr="00326CE1">
          <w:rPr>
            <w:noProof/>
            <w:webHidden/>
            <w:sz w:val="18"/>
            <w:szCs w:val="18"/>
          </w:rPr>
          <w:fldChar w:fldCharType="separate"/>
        </w:r>
        <w:r w:rsidR="00F05FBC">
          <w:rPr>
            <w:noProof/>
            <w:webHidden/>
            <w:sz w:val="18"/>
            <w:szCs w:val="18"/>
          </w:rPr>
          <w:t>16</w:t>
        </w:r>
        <w:r w:rsidRPr="00326CE1">
          <w:rPr>
            <w:noProof/>
            <w:webHidden/>
            <w:sz w:val="18"/>
            <w:szCs w:val="18"/>
          </w:rPr>
          <w:fldChar w:fldCharType="end"/>
        </w:r>
      </w:hyperlink>
    </w:p>
    <w:p w14:paraId="30AF984C" w14:textId="2C4A6C05"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5" w:history="1">
        <w:r w:rsidRPr="00326CE1">
          <w:rPr>
            <w:rStyle w:val="Hipervnculo"/>
            <w:noProof/>
            <w:sz w:val="18"/>
            <w:szCs w:val="18"/>
          </w:rPr>
          <w:t>PK 7. REWARDS AT PARKILLER</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_Toc227251585 \h </w:instrText>
        </w:r>
        <w:r w:rsidRPr="00326CE1">
          <w:rPr>
            <w:noProof/>
            <w:webHidden/>
            <w:sz w:val="18"/>
            <w:szCs w:val="18"/>
          </w:rPr>
        </w:r>
        <w:r w:rsidRPr="00326CE1">
          <w:rPr>
            <w:noProof/>
            <w:webHidden/>
            <w:sz w:val="18"/>
            <w:szCs w:val="18"/>
          </w:rPr>
          <w:fldChar w:fldCharType="separate"/>
        </w:r>
        <w:r w:rsidR="00F05FBC">
          <w:rPr>
            <w:noProof/>
            <w:webHidden/>
            <w:sz w:val="18"/>
            <w:szCs w:val="18"/>
          </w:rPr>
          <w:t>17</w:t>
        </w:r>
        <w:r w:rsidRPr="00326CE1">
          <w:rPr>
            <w:noProof/>
            <w:webHidden/>
            <w:sz w:val="18"/>
            <w:szCs w:val="18"/>
          </w:rPr>
          <w:fldChar w:fldCharType="end"/>
        </w:r>
      </w:hyperlink>
    </w:p>
    <w:p w14:paraId="5B726DE1" w14:textId="3E7910E7"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6" w:history="1">
        <w:r w:rsidRPr="00326CE1">
          <w:rPr>
            <w:rStyle w:val="Hipervnculo"/>
            <w:noProof/>
            <w:sz w:val="18"/>
            <w:szCs w:val="18"/>
          </w:rPr>
          <w:t>PK 8. ORDER OF PRIORITY</w:t>
        </w:r>
        <w:r>
          <w:rPr>
            <w:noProof/>
            <w:webHidden/>
            <w:sz w:val="18"/>
            <w:szCs w:val="18"/>
          </w:rPr>
          <w:t>.......</w:t>
        </w:r>
        <w:r>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_Toc227251586 \h </w:instrText>
        </w:r>
        <w:r w:rsidRPr="00326CE1">
          <w:rPr>
            <w:noProof/>
            <w:webHidden/>
            <w:sz w:val="18"/>
            <w:szCs w:val="18"/>
          </w:rPr>
        </w:r>
        <w:r w:rsidRPr="00326CE1">
          <w:rPr>
            <w:noProof/>
            <w:webHidden/>
            <w:sz w:val="18"/>
            <w:szCs w:val="18"/>
          </w:rPr>
          <w:fldChar w:fldCharType="separate"/>
        </w:r>
        <w:r w:rsidR="00F05FBC">
          <w:rPr>
            <w:noProof/>
            <w:webHidden/>
            <w:sz w:val="18"/>
            <w:szCs w:val="18"/>
          </w:rPr>
          <w:t>18</w:t>
        </w:r>
        <w:r w:rsidRPr="00326CE1">
          <w:rPr>
            <w:noProof/>
            <w:webHidden/>
            <w:sz w:val="18"/>
            <w:szCs w:val="18"/>
          </w:rPr>
          <w:fldChar w:fldCharType="end"/>
        </w:r>
      </w:hyperlink>
    </w:p>
    <w:p w14:paraId="4FEE3B83" w14:textId="6684FCE9"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7" w:history="1">
        <w:r w:rsidRPr="00326CE1">
          <w:rPr>
            <w:rStyle w:val="Hipervnculo"/>
            <w:noProof/>
            <w:sz w:val="18"/>
            <w:szCs w:val="18"/>
          </w:rPr>
          <w:t>V. VARIANTIONS OF THE GAME</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_Toc227251587 \h </w:instrText>
        </w:r>
        <w:r w:rsidRPr="00326CE1">
          <w:rPr>
            <w:noProof/>
            <w:webHidden/>
            <w:sz w:val="18"/>
            <w:szCs w:val="18"/>
          </w:rPr>
        </w:r>
        <w:r w:rsidRPr="00326CE1">
          <w:rPr>
            <w:noProof/>
            <w:webHidden/>
            <w:sz w:val="18"/>
            <w:szCs w:val="18"/>
          </w:rPr>
          <w:fldChar w:fldCharType="separate"/>
        </w:r>
        <w:r w:rsidR="00F05FBC">
          <w:rPr>
            <w:noProof/>
            <w:webHidden/>
            <w:sz w:val="18"/>
            <w:szCs w:val="18"/>
          </w:rPr>
          <w:t>18</w:t>
        </w:r>
        <w:r w:rsidRPr="00326CE1">
          <w:rPr>
            <w:noProof/>
            <w:webHidden/>
            <w:sz w:val="18"/>
            <w:szCs w:val="18"/>
          </w:rPr>
          <w:fldChar w:fldCharType="end"/>
        </w:r>
      </w:hyperlink>
    </w:p>
    <w:p w14:paraId="016DE437" w14:textId="47DE5EFB"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8" w:history="1">
        <w:r w:rsidRPr="00326CE1">
          <w:rPr>
            <w:rStyle w:val="Hipervnculo"/>
            <w:noProof/>
            <w:sz w:val="18"/>
            <w:szCs w:val="18"/>
          </w:rPr>
          <w:t>V1. DOUBLES MATCH.......</w:t>
        </w:r>
        <w:r>
          <w:rPr>
            <w:rStyle w:val="Hipervnculo"/>
            <w:noProof/>
            <w:sz w:val="18"/>
            <w:szCs w:val="18"/>
          </w:rPr>
          <w:t>.......</w:t>
        </w:r>
        <w:r>
          <w:rPr>
            <w:rStyle w:val="Hipervnculo"/>
            <w:noProof/>
            <w:sz w:val="18"/>
            <w:szCs w:val="18"/>
          </w:rPr>
          <w:tab/>
        </w:r>
        <w:r w:rsidRPr="00326CE1">
          <w:rPr>
            <w:noProof/>
            <w:webHidden/>
            <w:sz w:val="18"/>
            <w:szCs w:val="18"/>
          </w:rPr>
          <w:fldChar w:fldCharType="begin"/>
        </w:r>
        <w:r w:rsidRPr="00326CE1">
          <w:rPr>
            <w:noProof/>
            <w:webHidden/>
            <w:sz w:val="18"/>
            <w:szCs w:val="18"/>
          </w:rPr>
          <w:instrText xml:space="preserve"> PAGEREF _Toc227251588 \h </w:instrText>
        </w:r>
        <w:r w:rsidRPr="00326CE1">
          <w:rPr>
            <w:noProof/>
            <w:webHidden/>
            <w:sz w:val="18"/>
            <w:szCs w:val="18"/>
          </w:rPr>
        </w:r>
        <w:r w:rsidRPr="00326CE1">
          <w:rPr>
            <w:noProof/>
            <w:webHidden/>
            <w:sz w:val="18"/>
            <w:szCs w:val="18"/>
          </w:rPr>
          <w:fldChar w:fldCharType="separate"/>
        </w:r>
        <w:r w:rsidR="00F05FBC">
          <w:rPr>
            <w:noProof/>
            <w:webHidden/>
            <w:sz w:val="18"/>
            <w:szCs w:val="18"/>
          </w:rPr>
          <w:t>18</w:t>
        </w:r>
        <w:r w:rsidRPr="00326CE1">
          <w:rPr>
            <w:noProof/>
            <w:webHidden/>
            <w:sz w:val="18"/>
            <w:szCs w:val="18"/>
          </w:rPr>
          <w:fldChar w:fldCharType="end"/>
        </w:r>
      </w:hyperlink>
    </w:p>
    <w:p w14:paraId="6FD8BA5D" w14:textId="3341B56A"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89" w:history="1">
        <w:r w:rsidRPr="00326CE1">
          <w:rPr>
            <w:rStyle w:val="Hipervnculo"/>
            <w:noProof/>
            <w:sz w:val="18"/>
            <w:szCs w:val="18"/>
          </w:rPr>
          <w:t>V2. A PLAYER WITH TWO COLORS</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_Toc227251589 \h </w:instrText>
        </w:r>
        <w:r w:rsidRPr="00326CE1">
          <w:rPr>
            <w:noProof/>
            <w:webHidden/>
            <w:sz w:val="18"/>
            <w:szCs w:val="18"/>
          </w:rPr>
        </w:r>
        <w:r w:rsidRPr="00326CE1">
          <w:rPr>
            <w:noProof/>
            <w:webHidden/>
            <w:sz w:val="18"/>
            <w:szCs w:val="18"/>
          </w:rPr>
          <w:fldChar w:fldCharType="separate"/>
        </w:r>
        <w:r w:rsidR="00F05FBC">
          <w:rPr>
            <w:noProof/>
            <w:webHidden/>
            <w:sz w:val="18"/>
            <w:szCs w:val="18"/>
          </w:rPr>
          <w:t>18</w:t>
        </w:r>
        <w:r w:rsidRPr="00326CE1">
          <w:rPr>
            <w:noProof/>
            <w:webHidden/>
            <w:sz w:val="18"/>
            <w:szCs w:val="18"/>
          </w:rPr>
          <w:fldChar w:fldCharType="end"/>
        </w:r>
      </w:hyperlink>
    </w:p>
    <w:p w14:paraId="68727E51" w14:textId="050F2C7B"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90" w:history="1">
        <w:r w:rsidRPr="00326CE1">
          <w:rPr>
            <w:rStyle w:val="Hipervnculo"/>
            <w:noProof/>
            <w:sz w:val="18"/>
            <w:szCs w:val="18"/>
          </w:rPr>
          <w:t>STRATEGICS TIPS...........</w:t>
        </w:r>
        <w:r>
          <w:rPr>
            <w:rStyle w:val="Hipervnculo"/>
            <w:noProof/>
            <w:sz w:val="18"/>
            <w:szCs w:val="18"/>
          </w:rPr>
          <w:t>...............</w:t>
        </w:r>
        <w:r>
          <w:rPr>
            <w:rStyle w:val="Hipervnculo"/>
            <w:noProof/>
            <w:sz w:val="18"/>
            <w:szCs w:val="18"/>
          </w:rPr>
          <w:tab/>
        </w:r>
        <w:r w:rsidRPr="00326CE1">
          <w:rPr>
            <w:noProof/>
            <w:webHidden/>
            <w:sz w:val="18"/>
            <w:szCs w:val="18"/>
          </w:rPr>
          <w:fldChar w:fldCharType="begin"/>
        </w:r>
        <w:r w:rsidRPr="00326CE1">
          <w:rPr>
            <w:noProof/>
            <w:webHidden/>
            <w:sz w:val="18"/>
            <w:szCs w:val="18"/>
          </w:rPr>
          <w:instrText xml:space="preserve"> PAGEREF _Toc227251590 \h </w:instrText>
        </w:r>
        <w:r w:rsidRPr="00326CE1">
          <w:rPr>
            <w:noProof/>
            <w:webHidden/>
            <w:sz w:val="18"/>
            <w:szCs w:val="18"/>
          </w:rPr>
        </w:r>
        <w:r w:rsidRPr="00326CE1">
          <w:rPr>
            <w:noProof/>
            <w:webHidden/>
            <w:sz w:val="18"/>
            <w:szCs w:val="18"/>
          </w:rPr>
          <w:fldChar w:fldCharType="separate"/>
        </w:r>
        <w:r w:rsidR="00F05FBC">
          <w:rPr>
            <w:noProof/>
            <w:webHidden/>
            <w:sz w:val="18"/>
            <w:szCs w:val="18"/>
          </w:rPr>
          <w:t>18</w:t>
        </w:r>
        <w:r w:rsidRPr="00326CE1">
          <w:rPr>
            <w:noProof/>
            <w:webHidden/>
            <w:sz w:val="18"/>
            <w:szCs w:val="18"/>
          </w:rPr>
          <w:fldChar w:fldCharType="end"/>
        </w:r>
      </w:hyperlink>
    </w:p>
    <w:p w14:paraId="0B64CA76" w14:textId="16270D4F" w:rsidR="00326CE1" w:rsidRPr="00326CE1" w:rsidRDefault="00326CE1" w:rsidP="00326CE1">
      <w:pPr>
        <w:pStyle w:val="TDC1"/>
        <w:rPr>
          <w:rFonts w:asciiTheme="minorHAnsi" w:eastAsiaTheme="minorEastAsia" w:hAnsiTheme="minorHAnsi"/>
          <w:noProof/>
          <w:sz w:val="18"/>
          <w:szCs w:val="18"/>
          <w:lang w:val="es-ES_tradnl" w:eastAsia="es-ES_tradnl"/>
        </w:rPr>
      </w:pPr>
      <w:hyperlink w:anchor="_Toc227251591" w:history="1">
        <w:r w:rsidRPr="00326CE1">
          <w:rPr>
            <w:rStyle w:val="Hipervnculo"/>
            <w:noProof/>
            <w:sz w:val="18"/>
            <w:szCs w:val="18"/>
          </w:rPr>
          <w:t>GAME FOR A LIFE'S JOURNEY: PARKILLER</w:t>
        </w:r>
        <w:r w:rsidRPr="00326CE1">
          <w:rPr>
            <w:noProof/>
            <w:webHidden/>
            <w:sz w:val="18"/>
            <w:szCs w:val="18"/>
          </w:rPr>
          <w:tab/>
        </w:r>
        <w:r w:rsidRPr="00326CE1">
          <w:rPr>
            <w:noProof/>
            <w:webHidden/>
            <w:sz w:val="18"/>
            <w:szCs w:val="18"/>
          </w:rPr>
          <w:fldChar w:fldCharType="begin"/>
        </w:r>
        <w:r w:rsidRPr="00326CE1">
          <w:rPr>
            <w:noProof/>
            <w:webHidden/>
            <w:sz w:val="18"/>
            <w:szCs w:val="18"/>
          </w:rPr>
          <w:instrText xml:space="preserve"> PAGEREF _Toc227251591 \h </w:instrText>
        </w:r>
        <w:r w:rsidRPr="00326CE1">
          <w:rPr>
            <w:noProof/>
            <w:webHidden/>
            <w:sz w:val="18"/>
            <w:szCs w:val="18"/>
          </w:rPr>
        </w:r>
        <w:r w:rsidRPr="00326CE1">
          <w:rPr>
            <w:noProof/>
            <w:webHidden/>
            <w:sz w:val="18"/>
            <w:szCs w:val="18"/>
          </w:rPr>
          <w:fldChar w:fldCharType="separate"/>
        </w:r>
        <w:r w:rsidR="00F05FBC">
          <w:rPr>
            <w:noProof/>
            <w:webHidden/>
            <w:sz w:val="18"/>
            <w:szCs w:val="18"/>
          </w:rPr>
          <w:t>20</w:t>
        </w:r>
        <w:r w:rsidRPr="00326CE1">
          <w:rPr>
            <w:noProof/>
            <w:webHidden/>
            <w:sz w:val="18"/>
            <w:szCs w:val="18"/>
          </w:rPr>
          <w:fldChar w:fldCharType="end"/>
        </w:r>
      </w:hyperlink>
    </w:p>
    <w:p w14:paraId="34B7CCF6" w14:textId="77777777" w:rsidR="00326CE1" w:rsidRPr="00326CE1" w:rsidRDefault="00326CE1" w:rsidP="00326CE1">
      <w:pPr>
        <w:spacing w:after="0"/>
        <w:rPr>
          <w:b/>
          <w:bCs/>
          <w:sz w:val="18"/>
          <w:szCs w:val="18"/>
        </w:rPr>
      </w:pPr>
      <w:r w:rsidRPr="00326CE1">
        <w:rPr>
          <w:b/>
          <w:bCs/>
          <w:sz w:val="18"/>
          <w:szCs w:val="18"/>
        </w:rPr>
        <w:fldChar w:fldCharType="end"/>
      </w:r>
    </w:p>
    <w:p w14:paraId="5EF8D8A3" w14:textId="77777777" w:rsidR="00326CE1" w:rsidRPr="00326CE1" w:rsidRDefault="00326CE1" w:rsidP="00326CE1">
      <w:pPr>
        <w:spacing w:after="0"/>
        <w:jc w:val="center"/>
        <w:rPr>
          <w:b/>
          <w:bCs/>
          <w:sz w:val="18"/>
          <w:szCs w:val="18"/>
        </w:rPr>
      </w:pPr>
      <w:r w:rsidRPr="00326CE1">
        <w:rPr>
          <w:b/>
          <w:bCs/>
          <w:sz w:val="18"/>
          <w:szCs w:val="18"/>
        </w:rPr>
        <w:t>PARKILLER®™  GAME RULES</w:t>
      </w:r>
    </w:p>
    <w:p w14:paraId="0D57069B" w14:textId="77777777" w:rsidR="00326CE1" w:rsidRPr="00326CE1" w:rsidRDefault="00326CE1" w:rsidP="00326CE1">
      <w:pPr>
        <w:spacing w:after="0"/>
        <w:jc w:val="center"/>
        <w:rPr>
          <w:b/>
          <w:bCs/>
          <w:sz w:val="18"/>
          <w:szCs w:val="18"/>
        </w:rPr>
      </w:pPr>
    </w:p>
    <w:p w14:paraId="5EA51EC8" w14:textId="77777777" w:rsidR="00326CE1" w:rsidRPr="00326CE1" w:rsidRDefault="00326CE1" w:rsidP="00326CE1">
      <w:pPr>
        <w:pStyle w:val="Ttulo1"/>
        <w:rPr>
          <w:sz w:val="18"/>
          <w:szCs w:val="18"/>
        </w:rPr>
      </w:pPr>
      <w:bookmarkStart w:id="101" w:name="_Toc226735973"/>
      <w:bookmarkStart w:id="102" w:name="_Toc227251579"/>
      <w:r w:rsidRPr="00326CE1">
        <w:rPr>
          <w:sz w:val="18"/>
          <w:szCs w:val="18"/>
        </w:rPr>
        <w:t>PK 1. THE PARKILLER</w:t>
      </w:r>
      <w:bookmarkEnd w:id="101"/>
      <w:r w:rsidRPr="00326CE1">
        <w:rPr>
          <w:sz w:val="18"/>
          <w:szCs w:val="18"/>
        </w:rPr>
        <w:t>'S PAWN</w:t>
      </w:r>
      <w:bookmarkEnd w:id="102"/>
    </w:p>
    <w:p w14:paraId="12126381"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5B303213" wp14:editId="76D6C25D">
            <wp:extent cx="2524195" cy="1208314"/>
            <wp:effectExtent l="0" t="0" r="0" b="0"/>
            <wp:docPr id="9184690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69047" name="Imagen 91846904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16298" cy="1252403"/>
                    </a:xfrm>
                    <a:prstGeom prst="rect">
                      <a:avLst/>
                    </a:prstGeom>
                  </pic:spPr>
                </pic:pic>
              </a:graphicData>
            </a:graphic>
          </wp:inline>
        </w:drawing>
      </w:r>
    </w:p>
    <w:p w14:paraId="6AEEA863" w14:textId="77777777" w:rsidR="00326CE1" w:rsidRPr="00326CE1" w:rsidRDefault="00326CE1" w:rsidP="00326CE1">
      <w:pPr>
        <w:pStyle w:val="Ttulo1"/>
        <w:rPr>
          <w:sz w:val="18"/>
          <w:szCs w:val="18"/>
        </w:rPr>
      </w:pPr>
      <w:bookmarkStart w:id="103" w:name="_Toc226735974"/>
      <w:bookmarkStart w:id="104" w:name="_Toc227251580"/>
      <w:r w:rsidRPr="00326CE1">
        <w:rPr>
          <w:sz w:val="18"/>
          <w:szCs w:val="18"/>
        </w:rPr>
        <w:t>PK 2. THE BLACK DICE</w:t>
      </w:r>
      <w:bookmarkEnd w:id="103"/>
      <w:bookmarkEnd w:id="104"/>
    </w:p>
    <w:p w14:paraId="147233FA" w14:textId="77777777" w:rsidR="00326CE1" w:rsidRPr="00326CE1" w:rsidRDefault="00326CE1" w:rsidP="00326CE1">
      <w:pPr>
        <w:spacing w:after="0"/>
        <w:jc w:val="both"/>
        <w:rPr>
          <w:b/>
          <w:bCs/>
          <w:sz w:val="18"/>
          <w:szCs w:val="18"/>
          <w:lang w:val="es-ES_tradnl"/>
        </w:rPr>
      </w:pPr>
      <w:r w:rsidRPr="00326CE1">
        <w:rPr>
          <w:b/>
          <w:bCs/>
          <w:sz w:val="18"/>
          <w:szCs w:val="18"/>
          <w:lang w:val="es-ES_tradnl"/>
        </w:rPr>
        <w:t xml:space="preserve">The black die with white dots </w:t>
      </w:r>
      <w:r w:rsidRPr="00326CE1">
        <w:rPr>
          <w:b/>
          <w:bCs/>
          <w:sz w:val="18"/>
          <w:szCs w:val="18"/>
          <w:u w:val="single"/>
          <w:lang w:val="es-ES_tradnl"/>
        </w:rPr>
        <w:t>is rolled only once per turn</w:t>
      </w:r>
      <w:r w:rsidRPr="00326CE1">
        <w:rPr>
          <w:b/>
          <w:bCs/>
          <w:sz w:val="18"/>
          <w:szCs w:val="18"/>
          <w:lang w:val="es-ES_tradnl"/>
        </w:rPr>
        <w:t xml:space="preserve">, </w:t>
      </w:r>
      <w:r w:rsidRPr="00326CE1">
        <w:rPr>
          <w:sz w:val="18"/>
          <w:szCs w:val="18"/>
          <w:lang w:val="es-ES_tradnl"/>
        </w:rPr>
        <w:t>even if a double is rolled with the white dice.</w:t>
      </w:r>
      <w:r w:rsidRPr="00326CE1">
        <w:rPr>
          <w:b/>
          <w:bCs/>
          <w:sz w:val="18"/>
          <w:szCs w:val="18"/>
          <w:lang w:val="es-ES_tradnl"/>
        </w:rPr>
        <w:t xml:space="preserve"> </w:t>
      </w:r>
      <w:r w:rsidRPr="00326CE1">
        <w:rPr>
          <w:b/>
          <w:bCs/>
          <w:sz w:val="18"/>
          <w:szCs w:val="18"/>
          <w:u w:val="single"/>
          <w:lang w:val="es-ES_tradnl"/>
        </w:rPr>
        <w:t>It is resolved first, with the Parkiller moving first</w:t>
      </w:r>
      <w:r w:rsidRPr="00326CE1">
        <w:rPr>
          <w:b/>
          <w:bCs/>
          <w:sz w:val="18"/>
          <w:szCs w:val="18"/>
          <w:lang w:val="es-ES_tradnl"/>
        </w:rPr>
        <w:t>.</w:t>
      </w:r>
    </w:p>
    <w:p w14:paraId="58BEE3B4"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3FFEB737" wp14:editId="0646ADA5">
            <wp:extent cx="1532980" cy="1216246"/>
            <wp:effectExtent l="0" t="0" r="0" b="3175"/>
            <wp:docPr id="115086668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6685" name="Imagen 115086668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02114" cy="1271096"/>
                    </a:xfrm>
                    <a:prstGeom prst="rect">
                      <a:avLst/>
                    </a:prstGeom>
                  </pic:spPr>
                </pic:pic>
              </a:graphicData>
            </a:graphic>
          </wp:inline>
        </w:drawing>
      </w:r>
    </w:p>
    <w:p w14:paraId="2E3250D3" w14:textId="77777777" w:rsidR="00326CE1" w:rsidRPr="00326CE1" w:rsidRDefault="00326CE1" w:rsidP="00326CE1">
      <w:pPr>
        <w:pStyle w:val="Ttulo1"/>
        <w:rPr>
          <w:sz w:val="18"/>
          <w:szCs w:val="18"/>
        </w:rPr>
      </w:pPr>
      <w:bookmarkStart w:id="105" w:name="_Toc226735976"/>
      <w:bookmarkStart w:id="106" w:name="_Toc227251581"/>
      <w:r w:rsidRPr="00326CE1">
        <w:rPr>
          <w:sz w:val="18"/>
          <w:szCs w:val="18"/>
        </w:rPr>
        <w:lastRenderedPageBreak/>
        <w:t>PK 3. PARKILLER</w:t>
      </w:r>
      <w:bookmarkEnd w:id="105"/>
      <w:r w:rsidRPr="00326CE1">
        <w:rPr>
          <w:sz w:val="18"/>
          <w:szCs w:val="18"/>
        </w:rPr>
        <w:t>'S MOVEMENTS</w:t>
      </w:r>
      <w:bookmarkEnd w:id="106"/>
    </w:p>
    <w:p w14:paraId="2D57CA94" w14:textId="77777777" w:rsidR="00326CE1" w:rsidRPr="00326CE1" w:rsidRDefault="00326CE1" w:rsidP="00326CE1">
      <w:pPr>
        <w:spacing w:after="0"/>
        <w:jc w:val="both"/>
        <w:rPr>
          <w:b/>
          <w:bCs/>
          <w:sz w:val="18"/>
          <w:szCs w:val="18"/>
          <w:u w:val="single"/>
          <w:lang w:val="es-ES_tradnl"/>
        </w:rPr>
      </w:pPr>
      <w:r w:rsidRPr="00326CE1">
        <w:rPr>
          <w:b/>
          <w:bCs/>
          <w:sz w:val="18"/>
          <w:szCs w:val="18"/>
          <w:u w:val="single"/>
          <w:lang w:val="es-ES_tradnl"/>
        </w:rPr>
        <w:t>The pawn moves clockwise in front of the players' pawns: from left to right.</w:t>
      </w:r>
    </w:p>
    <w:p w14:paraId="476AAE56" w14:textId="77777777" w:rsidR="00326CE1" w:rsidRPr="00326CE1" w:rsidRDefault="00326CE1" w:rsidP="00326CE1">
      <w:pPr>
        <w:spacing w:after="0"/>
        <w:jc w:val="both"/>
        <w:rPr>
          <w:sz w:val="18"/>
          <w:szCs w:val="18"/>
          <w:lang w:val="es-ES_tradnl"/>
        </w:rPr>
      </w:pPr>
      <w:ins w:id="107" w:author="Zara ROBERT" w:date="2024-12-13T14:12:00Z" w16du:dateUtc="2024-12-13T19:12:00Z">
        <w:r w:rsidRPr="00326CE1">
          <w:rPr>
            <w:sz w:val="18"/>
            <w:szCs w:val="18"/>
            <w:lang w:val="es-ES_tradnl"/>
          </w:rPr>
          <w:t>―</w:t>
        </w:r>
      </w:ins>
      <w:r w:rsidRPr="00326CE1">
        <w:rPr>
          <w:sz w:val="18"/>
          <w:szCs w:val="18"/>
          <w:lang w:val="es-ES_tradnl"/>
        </w:rPr>
        <w:t>The Parkillers start at the finish square in the center of the board.</w:t>
      </w:r>
    </w:p>
    <w:p w14:paraId="6ED54599"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64FFBA80" wp14:editId="73A75E3A">
            <wp:extent cx="2822740" cy="1375229"/>
            <wp:effectExtent l="0" t="0" r="0" b="0"/>
            <wp:docPr id="163405688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6886" name="Imagen 163405688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77086" cy="1450426"/>
                    </a:xfrm>
                    <a:prstGeom prst="rect">
                      <a:avLst/>
                    </a:prstGeom>
                  </pic:spPr>
                </pic:pic>
              </a:graphicData>
            </a:graphic>
          </wp:inline>
        </w:drawing>
      </w:r>
    </w:p>
    <w:p w14:paraId="3DBF39BD" w14:textId="77777777" w:rsidR="00326CE1" w:rsidRPr="00326CE1" w:rsidRDefault="00326CE1" w:rsidP="00326CE1">
      <w:pPr>
        <w:pStyle w:val="Ttulo1"/>
        <w:rPr>
          <w:sz w:val="18"/>
          <w:szCs w:val="18"/>
        </w:rPr>
      </w:pPr>
      <w:bookmarkStart w:id="108" w:name="_Toc226735977"/>
      <w:bookmarkStart w:id="109" w:name="_Toc227251582"/>
      <w:r w:rsidRPr="00326CE1">
        <w:rPr>
          <w:sz w:val="18"/>
          <w:szCs w:val="18"/>
        </w:rPr>
        <w:t xml:space="preserve">PK 4. PARKILLER </w:t>
      </w:r>
      <w:bookmarkEnd w:id="108"/>
      <w:r w:rsidRPr="00326CE1">
        <w:rPr>
          <w:sz w:val="18"/>
          <w:szCs w:val="18"/>
        </w:rPr>
        <w:t>AND BARRIERS</w:t>
      </w:r>
      <w:bookmarkEnd w:id="109"/>
    </w:p>
    <w:p w14:paraId="45685694" w14:textId="77777777" w:rsidR="00326CE1" w:rsidRPr="00326CE1" w:rsidRDefault="00326CE1" w:rsidP="00326CE1">
      <w:pPr>
        <w:spacing w:after="0"/>
        <w:jc w:val="both"/>
        <w:rPr>
          <w:sz w:val="18"/>
          <w:szCs w:val="18"/>
        </w:rPr>
      </w:pPr>
      <w:ins w:id="110" w:author="Zara ROBERT" w:date="2024-12-13T14:12:00Z" w16du:dateUtc="2024-12-13T19:12:00Z">
        <w:r w:rsidRPr="00326CE1">
          <w:rPr>
            <w:sz w:val="18"/>
            <w:szCs w:val="18"/>
          </w:rPr>
          <w:t>―</w:t>
        </w:r>
      </w:ins>
      <w:r w:rsidRPr="00326CE1">
        <w:rPr>
          <w:sz w:val="18"/>
          <w:szCs w:val="18"/>
        </w:rPr>
        <w:t xml:space="preserve"> The Parkiller can jump over barriers by counting the space they occupy.</w:t>
      </w:r>
    </w:p>
    <w:p w14:paraId="57827D50" w14:textId="77777777" w:rsidR="00326CE1" w:rsidRPr="00326CE1" w:rsidRDefault="00326CE1" w:rsidP="00326CE1">
      <w:pPr>
        <w:spacing w:after="0"/>
        <w:jc w:val="center"/>
        <w:rPr>
          <w:b/>
          <w:bCs/>
          <w:sz w:val="18"/>
          <w:szCs w:val="18"/>
        </w:rPr>
      </w:pPr>
      <w:r w:rsidRPr="00326CE1">
        <w:rPr>
          <w:b/>
          <w:bCs/>
          <w:noProof/>
          <w:sz w:val="18"/>
          <w:szCs w:val="18"/>
        </w:rPr>
        <w:drawing>
          <wp:inline distT="0" distB="0" distL="0" distR="0" wp14:anchorId="1607CD48" wp14:editId="1E350902">
            <wp:extent cx="2807970" cy="1465943"/>
            <wp:effectExtent l="0" t="0" r="0" b="1270"/>
            <wp:docPr id="14981510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51067" name="Imagen 14981510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31404" cy="1478177"/>
                    </a:xfrm>
                    <a:prstGeom prst="rect">
                      <a:avLst/>
                    </a:prstGeom>
                  </pic:spPr>
                </pic:pic>
              </a:graphicData>
            </a:graphic>
          </wp:inline>
        </w:drawing>
      </w:r>
    </w:p>
    <w:p w14:paraId="440E39E8" w14:textId="77777777" w:rsidR="00326CE1" w:rsidRPr="00326CE1" w:rsidRDefault="00326CE1" w:rsidP="00326CE1">
      <w:pPr>
        <w:spacing w:after="0"/>
        <w:jc w:val="both"/>
        <w:rPr>
          <w:sz w:val="18"/>
          <w:szCs w:val="18"/>
        </w:rPr>
      </w:pPr>
      <w:ins w:id="111" w:author="Zara ROBERT" w:date="2024-12-13T14:12:00Z" w16du:dateUtc="2024-12-13T19:12:00Z">
        <w:r w:rsidRPr="00326CE1">
          <w:rPr>
            <w:sz w:val="18"/>
            <w:szCs w:val="18"/>
          </w:rPr>
          <w:t>―</w:t>
        </w:r>
      </w:ins>
      <w:r w:rsidRPr="00326CE1">
        <w:rPr>
          <w:sz w:val="18"/>
          <w:szCs w:val="18"/>
        </w:rPr>
        <w:t xml:space="preserve"> A Parkiller can form a barrier with a pawn of the same color or with a pawn of a different color on a protected square.</w:t>
      </w:r>
    </w:p>
    <w:p w14:paraId="048A2CFF"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70A3374C" wp14:editId="7E8061CE">
            <wp:extent cx="2723515" cy="1447800"/>
            <wp:effectExtent l="0" t="0" r="635" b="0"/>
            <wp:docPr id="9080878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87892" name="Imagen 9080878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51706" cy="1462786"/>
                    </a:xfrm>
                    <a:prstGeom prst="rect">
                      <a:avLst/>
                    </a:prstGeom>
                  </pic:spPr>
                </pic:pic>
              </a:graphicData>
            </a:graphic>
          </wp:inline>
        </w:drawing>
      </w:r>
    </w:p>
    <w:p w14:paraId="38F639BA" w14:textId="77777777" w:rsidR="00326CE1" w:rsidRPr="00326CE1" w:rsidRDefault="00326CE1" w:rsidP="00ED706E">
      <w:pPr>
        <w:spacing w:after="0"/>
        <w:jc w:val="center"/>
        <w:rPr>
          <w:sz w:val="18"/>
          <w:szCs w:val="18"/>
        </w:rPr>
      </w:pPr>
      <w:r w:rsidRPr="00326CE1">
        <w:rPr>
          <w:noProof/>
          <w:sz w:val="18"/>
          <w:szCs w:val="18"/>
        </w:rPr>
        <w:drawing>
          <wp:inline distT="0" distB="0" distL="0" distR="0" wp14:anchorId="085EBBA0" wp14:editId="6828C0FC">
            <wp:extent cx="2717926" cy="1538515"/>
            <wp:effectExtent l="0" t="0" r="6350" b="5080"/>
            <wp:docPr id="13793602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0229" name="Imagen 13793602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53394" cy="1558592"/>
                    </a:xfrm>
                    <a:prstGeom prst="rect">
                      <a:avLst/>
                    </a:prstGeom>
                  </pic:spPr>
                </pic:pic>
              </a:graphicData>
            </a:graphic>
          </wp:inline>
        </w:drawing>
      </w:r>
    </w:p>
    <w:p w14:paraId="591161BF" w14:textId="77777777" w:rsidR="00326CE1" w:rsidRPr="00326CE1" w:rsidRDefault="00326CE1" w:rsidP="00326CE1">
      <w:pPr>
        <w:spacing w:after="0"/>
        <w:jc w:val="both"/>
        <w:rPr>
          <w:sz w:val="18"/>
          <w:szCs w:val="18"/>
        </w:rPr>
      </w:pPr>
    </w:p>
    <w:p w14:paraId="0ADFB9AD" w14:textId="77777777" w:rsidR="00326CE1" w:rsidRPr="00326CE1" w:rsidRDefault="00326CE1" w:rsidP="00326CE1">
      <w:pPr>
        <w:spacing w:after="0"/>
        <w:jc w:val="both"/>
        <w:rPr>
          <w:sz w:val="18"/>
          <w:szCs w:val="18"/>
        </w:rPr>
      </w:pPr>
    </w:p>
    <w:p w14:paraId="501C0623" w14:textId="383473EF" w:rsidR="00326CE1" w:rsidRPr="00326CE1" w:rsidRDefault="00326CE1" w:rsidP="00326CE1">
      <w:pPr>
        <w:spacing w:after="0"/>
        <w:jc w:val="both"/>
        <w:rPr>
          <w:sz w:val="18"/>
          <w:szCs w:val="18"/>
        </w:rPr>
      </w:pPr>
      <w:ins w:id="112" w:author="Zara ROBERT" w:date="2024-12-13T14:12:00Z" w16du:dateUtc="2024-12-13T19:12:00Z">
        <w:r w:rsidRPr="00326CE1">
          <w:rPr>
            <w:sz w:val="18"/>
            <w:szCs w:val="18"/>
          </w:rPr>
          <w:lastRenderedPageBreak/>
          <w:t>―</w:t>
        </w:r>
      </w:ins>
      <w:r w:rsidRPr="00326CE1">
        <w:rPr>
          <w:sz w:val="18"/>
          <w:szCs w:val="18"/>
        </w:rPr>
        <w:t xml:space="preserve"> </w:t>
      </w:r>
      <w:r w:rsidRPr="00326CE1">
        <w:rPr>
          <w:sz w:val="18"/>
          <w:szCs w:val="18"/>
          <w:lang w:val="es-ES_tradnl"/>
        </w:rPr>
        <w:t xml:space="preserve">If a Parkiller lands on a barrier formed by pawns of a different color, it eliminates </w:t>
      </w:r>
      <w:r w:rsidRPr="00326CE1">
        <w:rPr>
          <w:b/>
          <w:bCs/>
          <w:sz w:val="18"/>
          <w:szCs w:val="18"/>
          <w:lang w:val="es-ES_tradnl"/>
        </w:rPr>
        <w:t>the one that arrived last</w:t>
      </w:r>
      <w:r w:rsidRPr="00326CE1">
        <w:rPr>
          <w:sz w:val="18"/>
          <w:szCs w:val="18"/>
          <w:lang w:val="es-ES_tradnl"/>
        </w:rPr>
        <w:t>.</w:t>
      </w:r>
    </w:p>
    <w:p w14:paraId="5E244ECB"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72AE196E" wp14:editId="1C4A443E">
            <wp:extent cx="2597242" cy="1469571"/>
            <wp:effectExtent l="0" t="0" r="0" b="0"/>
            <wp:docPr id="13187960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6034" name="Imagen 13187960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31863" cy="1489160"/>
                    </a:xfrm>
                    <a:prstGeom prst="rect">
                      <a:avLst/>
                    </a:prstGeom>
                  </pic:spPr>
                </pic:pic>
              </a:graphicData>
            </a:graphic>
          </wp:inline>
        </w:drawing>
      </w:r>
    </w:p>
    <w:p w14:paraId="3DD602AE" w14:textId="77777777" w:rsidR="00326CE1" w:rsidRPr="00326CE1" w:rsidRDefault="00326CE1" w:rsidP="00326CE1">
      <w:pPr>
        <w:spacing w:after="0"/>
        <w:jc w:val="both"/>
        <w:rPr>
          <w:sz w:val="18"/>
          <w:szCs w:val="18"/>
        </w:rPr>
      </w:pPr>
      <w:ins w:id="113" w:author="Zara ROBERT" w:date="2024-12-13T14:12:00Z" w16du:dateUtc="2024-12-13T19:12:00Z">
        <w:r w:rsidRPr="00326CE1">
          <w:rPr>
            <w:sz w:val="18"/>
            <w:szCs w:val="18"/>
          </w:rPr>
          <w:t>―</w:t>
        </w:r>
      </w:ins>
      <w:r w:rsidRPr="00326CE1">
        <w:rPr>
          <w:sz w:val="18"/>
          <w:szCs w:val="18"/>
        </w:rPr>
        <w:t xml:space="preserve"> If one of the pawns is the same color as Parkiller, the other player's pawn is removed.</w:t>
      </w:r>
    </w:p>
    <w:p w14:paraId="47364E2D"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0EC53087" wp14:editId="7592D034">
            <wp:extent cx="2618635" cy="1487715"/>
            <wp:effectExtent l="0" t="0" r="0" b="0"/>
            <wp:docPr id="10268294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9477" name="Imagen 102682947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49474" cy="1505235"/>
                    </a:xfrm>
                    <a:prstGeom prst="rect">
                      <a:avLst/>
                    </a:prstGeom>
                  </pic:spPr>
                </pic:pic>
              </a:graphicData>
            </a:graphic>
          </wp:inline>
        </w:drawing>
      </w:r>
    </w:p>
    <w:p w14:paraId="6FABB17D" w14:textId="77777777" w:rsidR="00326CE1" w:rsidRPr="00326CE1" w:rsidRDefault="00326CE1" w:rsidP="00326CE1">
      <w:pPr>
        <w:spacing w:after="0"/>
        <w:jc w:val="both"/>
        <w:rPr>
          <w:sz w:val="18"/>
          <w:szCs w:val="18"/>
        </w:rPr>
      </w:pPr>
      <w:ins w:id="114" w:author="Zara ROBERT" w:date="2024-12-13T14:12:00Z" w16du:dateUtc="2024-12-13T19:12:00Z">
        <w:r w:rsidRPr="00326CE1">
          <w:rPr>
            <w:sz w:val="18"/>
            <w:szCs w:val="18"/>
          </w:rPr>
          <w:t>―</w:t>
        </w:r>
      </w:ins>
      <w:r w:rsidRPr="00326CE1">
        <w:rPr>
          <w:sz w:val="18"/>
          <w:szCs w:val="18"/>
        </w:rPr>
        <w:t xml:space="preserve"> If a Parkiller lands on a barrier formed by two of the same player's pawns, one of the pawns is eliminated.</w:t>
      </w:r>
    </w:p>
    <w:p w14:paraId="26DD43C2"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595CE714" wp14:editId="5E6576FE">
            <wp:extent cx="2690477" cy="1426029"/>
            <wp:effectExtent l="0" t="0" r="0" b="3175"/>
            <wp:docPr id="17198593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59315" name="Imagen 17198593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15872" cy="1439489"/>
                    </a:xfrm>
                    <a:prstGeom prst="rect">
                      <a:avLst/>
                    </a:prstGeom>
                  </pic:spPr>
                </pic:pic>
              </a:graphicData>
            </a:graphic>
          </wp:inline>
        </w:drawing>
      </w:r>
    </w:p>
    <w:p w14:paraId="085F27B8" w14:textId="77777777" w:rsidR="00326CE1" w:rsidRPr="00326CE1" w:rsidRDefault="00326CE1" w:rsidP="00326CE1">
      <w:pPr>
        <w:spacing w:after="0"/>
        <w:jc w:val="both"/>
        <w:rPr>
          <w:sz w:val="18"/>
          <w:szCs w:val="18"/>
          <w:lang w:val="es-ES_tradnl"/>
        </w:rPr>
      </w:pPr>
      <w:ins w:id="115" w:author="Zara ROBERT" w:date="2024-12-13T14:12:00Z" w16du:dateUtc="2024-12-13T19:12:00Z">
        <w:r w:rsidRPr="00326CE1">
          <w:rPr>
            <w:sz w:val="18"/>
            <w:szCs w:val="18"/>
          </w:rPr>
          <w:t>―</w:t>
        </w:r>
      </w:ins>
      <w:r w:rsidRPr="00326CE1">
        <w:rPr>
          <w:sz w:val="18"/>
          <w:szCs w:val="18"/>
        </w:rPr>
        <w:t xml:space="preserve"> </w:t>
      </w:r>
      <w:r w:rsidRPr="00326CE1">
        <w:rPr>
          <w:sz w:val="18"/>
          <w:szCs w:val="18"/>
          <w:lang w:val="es-ES_tradnl"/>
        </w:rPr>
        <w:t xml:space="preserve">If another Parkiller lands on a barrier formed by a Parkiller and a pawn of the same color, </w:t>
      </w:r>
      <w:r w:rsidRPr="00326CE1">
        <w:rPr>
          <w:sz w:val="18"/>
          <w:szCs w:val="18"/>
          <w:u w:val="single"/>
          <w:lang w:val="es-ES_tradnl"/>
        </w:rPr>
        <w:t>the pawn is eliminated and the two Parkillers form a new barrier</w:t>
      </w:r>
      <w:r w:rsidRPr="00326CE1">
        <w:rPr>
          <w:sz w:val="18"/>
          <w:szCs w:val="18"/>
          <w:lang w:val="es-ES_tradnl"/>
        </w:rPr>
        <w:t xml:space="preserve">. </w:t>
      </w:r>
      <w:r w:rsidRPr="00326CE1">
        <w:rPr>
          <w:b/>
          <w:bCs/>
          <w:sz w:val="18"/>
          <w:szCs w:val="18"/>
          <w:u w:val="single"/>
          <w:lang w:val="es-ES_tradnl"/>
        </w:rPr>
        <w:t>A pawn protects its Parkiller</w:t>
      </w:r>
      <w:r w:rsidRPr="00326CE1">
        <w:rPr>
          <w:sz w:val="18"/>
          <w:szCs w:val="18"/>
          <w:lang w:val="es-ES_tradnl"/>
        </w:rPr>
        <w:t xml:space="preserve">. </w:t>
      </w:r>
    </w:p>
    <w:p w14:paraId="08AA05B9" w14:textId="77777777" w:rsidR="00326CE1" w:rsidRPr="00326CE1" w:rsidRDefault="00326CE1" w:rsidP="00326CE1">
      <w:pPr>
        <w:spacing w:after="0"/>
        <w:jc w:val="center"/>
        <w:rPr>
          <w:b/>
          <w:bCs/>
          <w:sz w:val="18"/>
          <w:szCs w:val="18"/>
        </w:rPr>
      </w:pPr>
      <w:r w:rsidRPr="00326CE1">
        <w:rPr>
          <w:b/>
          <w:bCs/>
          <w:noProof/>
          <w:sz w:val="18"/>
          <w:szCs w:val="18"/>
        </w:rPr>
        <w:drawing>
          <wp:inline distT="0" distB="0" distL="0" distR="0" wp14:anchorId="6553DCA8" wp14:editId="1FC9076F">
            <wp:extent cx="2719515" cy="1505857"/>
            <wp:effectExtent l="0" t="0" r="5080" b="0"/>
            <wp:docPr id="3954005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0573" name="Imagen 3954005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54965" cy="1525487"/>
                    </a:xfrm>
                    <a:prstGeom prst="rect">
                      <a:avLst/>
                    </a:prstGeom>
                  </pic:spPr>
                </pic:pic>
              </a:graphicData>
            </a:graphic>
          </wp:inline>
        </w:drawing>
      </w:r>
    </w:p>
    <w:p w14:paraId="7DAA471F" w14:textId="77777777" w:rsidR="00326CE1" w:rsidRPr="00326CE1" w:rsidRDefault="00326CE1" w:rsidP="00326CE1">
      <w:pPr>
        <w:spacing w:after="0"/>
        <w:jc w:val="center"/>
        <w:rPr>
          <w:b/>
          <w:bCs/>
          <w:sz w:val="18"/>
          <w:szCs w:val="18"/>
        </w:rPr>
      </w:pPr>
    </w:p>
    <w:p w14:paraId="67424C7F" w14:textId="77777777" w:rsidR="00326CE1" w:rsidRPr="00326CE1" w:rsidRDefault="00326CE1" w:rsidP="00326CE1">
      <w:pPr>
        <w:pStyle w:val="Ttulo1"/>
        <w:rPr>
          <w:sz w:val="18"/>
          <w:szCs w:val="18"/>
        </w:rPr>
      </w:pPr>
      <w:bookmarkStart w:id="116" w:name="_Toc226735978"/>
      <w:bookmarkStart w:id="117" w:name="_Toc227251583"/>
      <w:r w:rsidRPr="00326CE1">
        <w:rPr>
          <w:sz w:val="18"/>
          <w:szCs w:val="18"/>
        </w:rPr>
        <w:lastRenderedPageBreak/>
        <w:t>PK 5. REMOVE PAWNS</w:t>
      </w:r>
      <w:bookmarkEnd w:id="116"/>
      <w:bookmarkEnd w:id="117"/>
    </w:p>
    <w:p w14:paraId="6FAC140F" w14:textId="77777777" w:rsidR="00326CE1" w:rsidRPr="00326CE1" w:rsidRDefault="00326CE1" w:rsidP="00326CE1">
      <w:pPr>
        <w:spacing w:after="0"/>
        <w:jc w:val="both"/>
        <w:rPr>
          <w:b/>
          <w:bCs/>
          <w:sz w:val="18"/>
          <w:szCs w:val="18"/>
          <w:u w:val="single"/>
          <w:lang w:val="es-ES_tradnl"/>
        </w:rPr>
      </w:pPr>
      <w:r w:rsidRPr="00326CE1">
        <w:rPr>
          <w:b/>
          <w:bCs/>
          <w:sz w:val="18"/>
          <w:szCs w:val="18"/>
          <w:u w:val="single"/>
          <w:lang w:val="es-ES_tradnl"/>
        </w:rPr>
        <w:t>There is no reward for pawns eliminated by the Parkiller.</w:t>
      </w:r>
    </w:p>
    <w:p w14:paraId="57B5B1BE" w14:textId="77777777" w:rsidR="00326CE1" w:rsidRPr="00326CE1" w:rsidRDefault="00326CE1" w:rsidP="00326CE1">
      <w:pPr>
        <w:spacing w:after="0"/>
        <w:jc w:val="both"/>
        <w:rPr>
          <w:sz w:val="18"/>
          <w:szCs w:val="18"/>
        </w:rPr>
      </w:pPr>
      <w:ins w:id="118" w:author="Zara ROBERT" w:date="2024-12-13T14:12:00Z" w16du:dateUtc="2024-12-13T19:12:00Z">
        <w:r w:rsidRPr="00326CE1">
          <w:rPr>
            <w:sz w:val="18"/>
            <w:szCs w:val="18"/>
          </w:rPr>
          <w:t>―</w:t>
        </w:r>
      </w:ins>
      <w:r w:rsidRPr="00326CE1">
        <w:rPr>
          <w:sz w:val="18"/>
          <w:szCs w:val="18"/>
        </w:rPr>
        <w:t xml:space="preserve"> The Parkiller removes any pawn of a different color that matches the number on its die, except in protected zones, where it would form a barrier with that pawn. </w:t>
      </w:r>
    </w:p>
    <w:p w14:paraId="2C4A0C1B"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3D2298C6" wp14:editId="3A3509E2">
            <wp:extent cx="2778397" cy="1455641"/>
            <wp:effectExtent l="0" t="0" r="3175" b="0"/>
            <wp:docPr id="162021626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16269" name="Imagen 162021626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04667" cy="1469404"/>
                    </a:xfrm>
                    <a:prstGeom prst="rect">
                      <a:avLst/>
                    </a:prstGeom>
                  </pic:spPr>
                </pic:pic>
              </a:graphicData>
            </a:graphic>
          </wp:inline>
        </w:drawing>
      </w:r>
    </w:p>
    <w:p w14:paraId="533B7D88" w14:textId="77777777" w:rsidR="00326CE1" w:rsidRPr="00326CE1" w:rsidRDefault="00326CE1" w:rsidP="00326CE1">
      <w:pPr>
        <w:spacing w:after="0"/>
        <w:jc w:val="both"/>
        <w:rPr>
          <w:sz w:val="18"/>
          <w:szCs w:val="18"/>
          <w:lang w:val="es-ES_tradnl"/>
        </w:rPr>
      </w:pPr>
      <w:ins w:id="119" w:author="Zara ROBERT" w:date="2024-12-13T14:12:00Z" w16du:dateUtc="2024-12-13T19:12:00Z">
        <w:r w:rsidRPr="00326CE1">
          <w:rPr>
            <w:sz w:val="18"/>
            <w:szCs w:val="18"/>
          </w:rPr>
          <w:t>―</w:t>
        </w:r>
      </w:ins>
      <w:r w:rsidRPr="00326CE1">
        <w:rPr>
          <w:sz w:val="18"/>
          <w:szCs w:val="18"/>
        </w:rPr>
        <w:t xml:space="preserve"> </w:t>
      </w:r>
      <w:r w:rsidRPr="00326CE1">
        <w:rPr>
          <w:sz w:val="18"/>
          <w:szCs w:val="18"/>
          <w:lang w:val="es-ES_tradnl"/>
        </w:rPr>
        <w:t xml:space="preserve">Pawns are eliminated if the number obtained by adding the two dice </w:t>
      </w:r>
      <w:r w:rsidRPr="00326CE1">
        <w:rPr>
          <w:sz w:val="18"/>
          <w:szCs w:val="18"/>
          <w:u w:val="single"/>
          <w:lang w:val="es-ES_tradnl"/>
        </w:rPr>
        <w:t>matches the square occupied by the Parkiller</w:t>
      </w:r>
      <w:r w:rsidRPr="00326CE1">
        <w:rPr>
          <w:sz w:val="18"/>
          <w:szCs w:val="18"/>
          <w:lang w:val="es-ES_tradnl"/>
        </w:rPr>
        <w:t xml:space="preserve"> and they have no legal moves with other pawns. The elimination of a pawn results in the loss of any remaining rewards, if any.</w:t>
      </w:r>
    </w:p>
    <w:p w14:paraId="5473D462"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3AE469F0" wp14:editId="0165D1FA">
            <wp:extent cx="2785350" cy="1523819"/>
            <wp:effectExtent l="0" t="0" r="0" b="635"/>
            <wp:docPr id="21031771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77170" name="Imagen 210317717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12670" cy="1538765"/>
                    </a:xfrm>
                    <a:prstGeom prst="rect">
                      <a:avLst/>
                    </a:prstGeom>
                  </pic:spPr>
                </pic:pic>
              </a:graphicData>
            </a:graphic>
          </wp:inline>
        </w:drawing>
      </w:r>
    </w:p>
    <w:p w14:paraId="7AA78D70" w14:textId="77777777" w:rsidR="00326CE1" w:rsidRPr="00326CE1" w:rsidRDefault="00326CE1" w:rsidP="00326CE1">
      <w:pPr>
        <w:spacing w:after="0"/>
        <w:jc w:val="both"/>
        <w:rPr>
          <w:sz w:val="18"/>
          <w:szCs w:val="18"/>
        </w:rPr>
      </w:pPr>
      <w:ins w:id="120" w:author="Zara ROBERT" w:date="2024-12-13T14:12:00Z" w16du:dateUtc="2024-12-13T19:12:00Z">
        <w:r w:rsidRPr="00326CE1">
          <w:rPr>
            <w:sz w:val="18"/>
            <w:szCs w:val="18"/>
          </w:rPr>
          <w:t>―</w:t>
        </w:r>
      </w:ins>
      <w:r w:rsidRPr="00326CE1">
        <w:rPr>
          <w:sz w:val="18"/>
          <w:szCs w:val="18"/>
        </w:rPr>
        <w:t xml:space="preserve"> You can avoid the Parkiller if one of the dice shows a number different from the one on your location.</w:t>
      </w:r>
    </w:p>
    <w:p w14:paraId="131E07C0"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70F0391C" wp14:editId="3FC4F132">
            <wp:extent cx="2881511" cy="1519033"/>
            <wp:effectExtent l="0" t="0" r="0" b="5080"/>
            <wp:docPr id="148069034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0347" name="Imagen 148069034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06326" cy="1532115"/>
                    </a:xfrm>
                    <a:prstGeom prst="rect">
                      <a:avLst/>
                    </a:prstGeom>
                  </pic:spPr>
                </pic:pic>
              </a:graphicData>
            </a:graphic>
          </wp:inline>
        </w:drawing>
      </w:r>
    </w:p>
    <w:p w14:paraId="083412BD" w14:textId="77777777" w:rsidR="00326CE1" w:rsidRPr="00326CE1" w:rsidRDefault="00326CE1" w:rsidP="00326CE1">
      <w:pPr>
        <w:pStyle w:val="Ttulo1"/>
        <w:rPr>
          <w:sz w:val="18"/>
          <w:szCs w:val="18"/>
        </w:rPr>
      </w:pPr>
      <w:bookmarkStart w:id="121" w:name="_Toc226735979"/>
      <w:bookmarkStart w:id="122" w:name="_Toc227251584"/>
      <w:r w:rsidRPr="00326CE1">
        <w:rPr>
          <w:sz w:val="18"/>
          <w:szCs w:val="18"/>
        </w:rPr>
        <w:t xml:space="preserve">PK 6. </w:t>
      </w:r>
      <w:bookmarkEnd w:id="121"/>
      <w:r w:rsidRPr="00326CE1">
        <w:rPr>
          <w:sz w:val="18"/>
          <w:szCs w:val="18"/>
        </w:rPr>
        <w:t>REMOVAL OF THE PARKILLER</w:t>
      </w:r>
      <w:bookmarkEnd w:id="122"/>
    </w:p>
    <w:p w14:paraId="5E126E03" w14:textId="77777777" w:rsidR="00326CE1" w:rsidRPr="00326CE1" w:rsidRDefault="00326CE1" w:rsidP="00326CE1">
      <w:pPr>
        <w:spacing w:after="0"/>
        <w:jc w:val="both"/>
        <w:rPr>
          <w:b/>
          <w:bCs/>
          <w:sz w:val="18"/>
          <w:szCs w:val="18"/>
          <w:u w:val="single"/>
          <w:lang w:val="es-ES_tradnl"/>
        </w:rPr>
      </w:pPr>
      <w:ins w:id="123" w:author="Zara ROBERT" w:date="2024-12-13T14:12:00Z" w16du:dateUtc="2024-12-13T19:12:00Z">
        <w:r w:rsidRPr="00326CE1">
          <w:rPr>
            <w:sz w:val="18"/>
            <w:szCs w:val="18"/>
          </w:rPr>
          <w:t>―</w:t>
        </w:r>
      </w:ins>
      <w:r w:rsidRPr="00326CE1">
        <w:rPr>
          <w:b/>
          <w:bCs/>
          <w:sz w:val="18"/>
          <w:szCs w:val="18"/>
        </w:rPr>
        <w:t xml:space="preserve"> </w:t>
      </w:r>
      <w:r w:rsidRPr="00326CE1">
        <w:rPr>
          <w:b/>
          <w:bCs/>
          <w:sz w:val="18"/>
          <w:szCs w:val="18"/>
          <w:u w:val="single"/>
          <w:lang w:val="es-ES_tradnl"/>
        </w:rPr>
        <w:t>Eliminated Parkillers leave the game, and the player can only use the white dice to move their pawns. The reward for eliminating a Parkiller is 10 x 2 spaces.</w:t>
      </w:r>
    </w:p>
    <w:p w14:paraId="72DBAC0B" w14:textId="77777777" w:rsidR="00326CE1" w:rsidRPr="00326CE1" w:rsidRDefault="00326CE1" w:rsidP="00326CE1">
      <w:pPr>
        <w:spacing w:after="0"/>
        <w:jc w:val="both"/>
        <w:rPr>
          <w:sz w:val="18"/>
          <w:szCs w:val="18"/>
          <w:lang w:val="es-ES_tradnl"/>
        </w:rPr>
      </w:pPr>
      <w:ins w:id="124" w:author="Zara ROBERT" w:date="2024-12-13T14:12:00Z" w16du:dateUtc="2024-12-13T19:12:00Z">
        <w:r w:rsidRPr="00326CE1">
          <w:rPr>
            <w:sz w:val="18"/>
            <w:szCs w:val="18"/>
          </w:rPr>
          <w:t>―</w:t>
        </w:r>
      </w:ins>
      <w:r w:rsidRPr="00326CE1">
        <w:rPr>
          <w:sz w:val="18"/>
          <w:szCs w:val="18"/>
        </w:rPr>
        <w:t xml:space="preserve"> </w:t>
      </w:r>
      <w:r w:rsidRPr="00326CE1">
        <w:rPr>
          <w:sz w:val="18"/>
          <w:szCs w:val="18"/>
          <w:lang w:val="es-ES_tradnl"/>
        </w:rPr>
        <w:t xml:space="preserve">If a Parkiller lands on an </w:t>
      </w:r>
      <w:r w:rsidRPr="00326CE1">
        <w:rPr>
          <w:sz w:val="18"/>
          <w:szCs w:val="18"/>
          <w:u w:val="single"/>
          <w:lang w:val="es-ES_tradnl"/>
        </w:rPr>
        <w:t>unprotected</w:t>
      </w:r>
      <w:r w:rsidRPr="00326CE1">
        <w:rPr>
          <w:sz w:val="18"/>
          <w:szCs w:val="18"/>
          <w:lang w:val="es-ES_tradnl"/>
        </w:rPr>
        <w:t xml:space="preserve"> space occupied by another Parkiller, it eliminates that Parkiller and can collect the 10 x 2 reward.</w:t>
      </w:r>
    </w:p>
    <w:p w14:paraId="70641336" w14:textId="77777777" w:rsidR="00326CE1" w:rsidRPr="00326CE1" w:rsidRDefault="00326CE1" w:rsidP="00326CE1">
      <w:pPr>
        <w:spacing w:after="0"/>
        <w:jc w:val="both"/>
        <w:rPr>
          <w:sz w:val="18"/>
          <w:szCs w:val="18"/>
        </w:rPr>
      </w:pPr>
    </w:p>
    <w:p w14:paraId="4A41EA24" w14:textId="77777777" w:rsidR="00326CE1" w:rsidRPr="00326CE1" w:rsidRDefault="00326CE1" w:rsidP="00326CE1">
      <w:pPr>
        <w:spacing w:after="0"/>
        <w:jc w:val="center"/>
        <w:rPr>
          <w:sz w:val="18"/>
          <w:szCs w:val="18"/>
        </w:rPr>
      </w:pPr>
      <w:r w:rsidRPr="00326CE1">
        <w:rPr>
          <w:noProof/>
          <w:sz w:val="18"/>
          <w:szCs w:val="18"/>
        </w:rPr>
        <w:lastRenderedPageBreak/>
        <w:drawing>
          <wp:inline distT="0" distB="0" distL="0" distR="0" wp14:anchorId="081406AF" wp14:editId="2D9171BB">
            <wp:extent cx="2789919" cy="1598113"/>
            <wp:effectExtent l="0" t="0" r="0" b="2540"/>
            <wp:docPr id="8272915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91505" name="Imagen 8272915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11651" cy="1610562"/>
                    </a:xfrm>
                    <a:prstGeom prst="rect">
                      <a:avLst/>
                    </a:prstGeom>
                  </pic:spPr>
                </pic:pic>
              </a:graphicData>
            </a:graphic>
          </wp:inline>
        </w:drawing>
      </w:r>
    </w:p>
    <w:p w14:paraId="5DC033BA" w14:textId="77777777" w:rsidR="00326CE1" w:rsidRPr="00326CE1" w:rsidRDefault="00326CE1" w:rsidP="00326CE1">
      <w:pPr>
        <w:spacing w:after="0"/>
        <w:jc w:val="both"/>
        <w:rPr>
          <w:sz w:val="18"/>
          <w:szCs w:val="18"/>
          <w:lang w:val="es-ES_tradnl"/>
        </w:rPr>
      </w:pPr>
      <w:ins w:id="125" w:author="Zara ROBERT" w:date="2024-12-13T14:12:00Z" w16du:dateUtc="2024-12-13T19:12:00Z">
        <w:r w:rsidRPr="00326CE1">
          <w:rPr>
            <w:sz w:val="18"/>
            <w:szCs w:val="18"/>
          </w:rPr>
          <w:t>―</w:t>
        </w:r>
      </w:ins>
      <w:r w:rsidRPr="00326CE1">
        <w:rPr>
          <w:sz w:val="18"/>
          <w:szCs w:val="18"/>
        </w:rPr>
        <w:t xml:space="preserve"> </w:t>
      </w:r>
      <w:r w:rsidRPr="00326CE1">
        <w:rPr>
          <w:sz w:val="18"/>
          <w:szCs w:val="18"/>
          <w:lang w:val="es-ES_tradnl"/>
        </w:rPr>
        <w:t xml:space="preserve">If a pawn moving straight ahead rolls a double of the number separating it from the Parkiller, it eliminates the Parkiller, </w:t>
      </w:r>
      <w:r w:rsidRPr="00326CE1">
        <w:rPr>
          <w:sz w:val="18"/>
          <w:szCs w:val="18"/>
          <w:u w:val="single"/>
          <w:lang w:val="es-ES_tradnl"/>
        </w:rPr>
        <w:t>unless the Parkiller is in a protected zone</w:t>
      </w:r>
      <w:r w:rsidRPr="00326CE1">
        <w:rPr>
          <w:sz w:val="18"/>
          <w:szCs w:val="18"/>
          <w:lang w:val="es-ES_tradnl"/>
        </w:rPr>
        <w:t xml:space="preserve">. </w:t>
      </w:r>
    </w:p>
    <w:p w14:paraId="17A137A2"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574B8D21" wp14:editId="2EEF4E09">
            <wp:extent cx="2818504" cy="1607638"/>
            <wp:effectExtent l="0" t="0" r="1270" b="0"/>
            <wp:docPr id="125665478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54788" name="Imagen 125665478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833402" cy="1616135"/>
                    </a:xfrm>
                    <a:prstGeom prst="rect">
                      <a:avLst/>
                    </a:prstGeom>
                  </pic:spPr>
                </pic:pic>
              </a:graphicData>
            </a:graphic>
          </wp:inline>
        </w:drawing>
      </w:r>
    </w:p>
    <w:p w14:paraId="10B3CA9D" w14:textId="77777777" w:rsidR="00326CE1" w:rsidRPr="00326CE1" w:rsidRDefault="00326CE1" w:rsidP="00326CE1">
      <w:pPr>
        <w:spacing w:after="0"/>
        <w:jc w:val="both"/>
        <w:rPr>
          <w:b/>
          <w:bCs/>
          <w:sz w:val="18"/>
          <w:szCs w:val="18"/>
        </w:rPr>
      </w:pPr>
      <w:r w:rsidRPr="00326CE1">
        <w:rPr>
          <w:b/>
          <w:bCs/>
          <w:sz w:val="18"/>
          <w:szCs w:val="18"/>
        </w:rPr>
        <w:t>Se mueve con la cifra de un dado el peón que elimina al Parkiller, se cobra la recompensa, se cuenta la cifra del dado restante y se vuelven a lanzar los dados.</w:t>
      </w:r>
    </w:p>
    <w:p w14:paraId="5C772337" w14:textId="77777777" w:rsidR="00326CE1" w:rsidRPr="00326CE1" w:rsidRDefault="00326CE1" w:rsidP="00326CE1">
      <w:pPr>
        <w:pStyle w:val="Ttulo1"/>
        <w:rPr>
          <w:sz w:val="18"/>
          <w:szCs w:val="18"/>
        </w:rPr>
      </w:pPr>
      <w:bookmarkStart w:id="126" w:name="_Toc226735980"/>
      <w:bookmarkStart w:id="127" w:name="_Toc227251585"/>
      <w:r w:rsidRPr="00326CE1">
        <w:rPr>
          <w:sz w:val="18"/>
          <w:szCs w:val="18"/>
        </w:rPr>
        <w:t>PK 7. REWARDS AT PARKILLER</w:t>
      </w:r>
      <w:bookmarkEnd w:id="126"/>
      <w:bookmarkEnd w:id="127"/>
    </w:p>
    <w:p w14:paraId="41C5FBC0" w14:textId="77777777" w:rsidR="00326CE1" w:rsidRPr="00326CE1" w:rsidRDefault="00326CE1" w:rsidP="00326CE1">
      <w:pPr>
        <w:spacing w:after="0"/>
        <w:jc w:val="both"/>
        <w:rPr>
          <w:b/>
          <w:bCs/>
          <w:sz w:val="18"/>
          <w:szCs w:val="18"/>
          <w:u w:val="single"/>
          <w:lang w:val="es-ES_tradnl"/>
        </w:rPr>
      </w:pPr>
      <w:ins w:id="128" w:author="Zara ROBERT" w:date="2024-12-13T14:12:00Z" w16du:dateUtc="2024-12-13T19:12:00Z">
        <w:r w:rsidRPr="00326CE1">
          <w:rPr>
            <w:sz w:val="18"/>
            <w:szCs w:val="18"/>
          </w:rPr>
          <w:t>―</w:t>
        </w:r>
      </w:ins>
      <w:r w:rsidRPr="00326CE1">
        <w:rPr>
          <w:b/>
          <w:bCs/>
          <w:sz w:val="18"/>
          <w:szCs w:val="18"/>
        </w:rPr>
        <w:t xml:space="preserve"> </w:t>
      </w:r>
      <w:r w:rsidRPr="00326CE1">
        <w:rPr>
          <w:b/>
          <w:bCs/>
          <w:sz w:val="18"/>
          <w:szCs w:val="18"/>
          <w:u w:val="single"/>
          <w:lang w:val="es-ES_tradnl"/>
        </w:rPr>
        <w:t xml:space="preserve">Eliminating another player's pawn or Parkiller is rewarded with a move of 10 x 2 </w:t>
      </w:r>
      <w:r w:rsidRPr="00326CE1">
        <w:rPr>
          <w:sz w:val="18"/>
          <w:szCs w:val="18"/>
          <w:lang w:val="es-ES_tradnl"/>
        </w:rPr>
        <w:t>squares for each piece eliminated, and this reward can be claimed using the same pawn or different pawns. Eliminating a Parkiller does not count as a double.</w:t>
      </w:r>
      <w:r w:rsidRPr="00326CE1">
        <w:rPr>
          <w:b/>
          <w:bCs/>
          <w:sz w:val="18"/>
          <w:szCs w:val="18"/>
          <w:u w:val="single"/>
          <w:lang w:val="es-ES_tradnl"/>
        </w:rPr>
        <w:t xml:space="preserve"> </w:t>
      </w:r>
    </w:p>
    <w:p w14:paraId="3A190E7A" w14:textId="77777777" w:rsidR="00326CE1" w:rsidRPr="00326CE1" w:rsidRDefault="00326CE1" w:rsidP="00326CE1">
      <w:pPr>
        <w:spacing w:after="0"/>
        <w:jc w:val="both"/>
        <w:rPr>
          <w:b/>
          <w:bCs/>
          <w:sz w:val="18"/>
          <w:szCs w:val="18"/>
          <w:lang w:val="es-ES_tradnl"/>
        </w:rPr>
      </w:pPr>
      <w:ins w:id="129" w:author="Zara ROBERT" w:date="2024-12-13T14:12:00Z" w16du:dateUtc="2024-12-13T19:12:00Z">
        <w:r w:rsidRPr="00326CE1">
          <w:rPr>
            <w:sz w:val="18"/>
            <w:szCs w:val="18"/>
          </w:rPr>
          <w:t>―</w:t>
        </w:r>
      </w:ins>
      <w:r w:rsidRPr="00326CE1">
        <w:rPr>
          <w:sz w:val="18"/>
          <w:szCs w:val="18"/>
        </w:rPr>
        <w:t xml:space="preserve"> </w:t>
      </w:r>
      <w:r w:rsidRPr="00326CE1">
        <w:rPr>
          <w:b/>
          <w:bCs/>
          <w:sz w:val="18"/>
          <w:szCs w:val="18"/>
          <w:u w:val="single"/>
          <w:lang w:val="es-ES_tradnl"/>
        </w:rPr>
        <w:t>Crossing the finish line earns you 10 spaces per pawn</w:t>
      </w:r>
      <w:r w:rsidRPr="00326CE1">
        <w:rPr>
          <w:b/>
          <w:bCs/>
          <w:sz w:val="18"/>
          <w:szCs w:val="18"/>
          <w:lang w:val="es-ES_tradnl"/>
        </w:rPr>
        <w:t>.</w:t>
      </w:r>
    </w:p>
    <w:p w14:paraId="2308D339" w14:textId="77777777" w:rsidR="00326CE1" w:rsidRPr="00326CE1" w:rsidRDefault="00326CE1" w:rsidP="00326CE1">
      <w:pPr>
        <w:spacing w:after="0" w:line="240" w:lineRule="auto"/>
        <w:jc w:val="both"/>
        <w:rPr>
          <w:b/>
          <w:bCs/>
          <w:sz w:val="18"/>
          <w:szCs w:val="18"/>
          <w:u w:val="single"/>
          <w:lang w:val="es-ES_tradnl"/>
        </w:rPr>
      </w:pPr>
      <w:ins w:id="130" w:author="Zara ROBERT" w:date="2024-12-13T14:12:00Z" w16du:dateUtc="2024-12-13T19:12:00Z">
        <w:r w:rsidRPr="00326CE1">
          <w:rPr>
            <w:sz w:val="18"/>
            <w:szCs w:val="18"/>
          </w:rPr>
          <w:t>―</w:t>
        </w:r>
      </w:ins>
      <w:r w:rsidRPr="00326CE1">
        <w:rPr>
          <w:b/>
          <w:bCs/>
          <w:sz w:val="18"/>
          <w:szCs w:val="18"/>
        </w:rPr>
        <w:t xml:space="preserve"> </w:t>
      </w:r>
      <w:r w:rsidRPr="00326CE1">
        <w:rPr>
          <w:b/>
          <w:bCs/>
          <w:sz w:val="18"/>
          <w:szCs w:val="18"/>
          <w:u w:val="single"/>
          <w:lang w:val="es-ES_tradnl"/>
        </w:rPr>
        <w:t>In the event of a double elimination, the reward may be claimed by both pawns on a barrier, provided that the rule against forming a new barrier at a distance is observed.</w:t>
      </w:r>
    </w:p>
    <w:p w14:paraId="1E8631AC" w14:textId="77777777" w:rsidR="00326CE1" w:rsidRPr="00326CE1" w:rsidRDefault="00326CE1" w:rsidP="00326CE1">
      <w:pPr>
        <w:spacing w:after="0" w:line="240" w:lineRule="auto"/>
        <w:jc w:val="both"/>
        <w:rPr>
          <w:sz w:val="18"/>
          <w:szCs w:val="18"/>
        </w:rPr>
      </w:pPr>
      <w:ins w:id="131" w:author="Zara ROBERT" w:date="2024-12-13T14:12:00Z" w16du:dateUtc="2024-12-13T19:12:00Z">
        <w:r w:rsidRPr="00326CE1">
          <w:rPr>
            <w:sz w:val="18"/>
            <w:szCs w:val="18"/>
          </w:rPr>
          <w:t>―</w:t>
        </w:r>
      </w:ins>
      <w:r w:rsidRPr="00326CE1">
        <w:rPr>
          <w:sz w:val="18"/>
          <w:szCs w:val="18"/>
        </w:rPr>
        <w:t xml:space="preserve"> Each 10-space jump resulting from a reward has a chance of landing on a space occupied by a pawn of a different color, which would be eliminated and whose reward would be added to the existing one.</w:t>
      </w:r>
    </w:p>
    <w:p w14:paraId="1D2C46BD" w14:textId="77777777" w:rsidR="00326CE1" w:rsidRPr="00326CE1" w:rsidRDefault="00326CE1" w:rsidP="00326CE1">
      <w:pPr>
        <w:spacing w:after="0" w:line="240" w:lineRule="auto"/>
        <w:jc w:val="both"/>
        <w:rPr>
          <w:sz w:val="18"/>
          <w:szCs w:val="18"/>
        </w:rPr>
      </w:pPr>
    </w:p>
    <w:p w14:paraId="46A27D6D" w14:textId="77777777" w:rsidR="00326CE1" w:rsidRPr="00326CE1" w:rsidRDefault="00326CE1" w:rsidP="00326CE1">
      <w:pPr>
        <w:spacing w:after="0" w:line="240" w:lineRule="auto"/>
        <w:jc w:val="center"/>
        <w:rPr>
          <w:sz w:val="18"/>
          <w:szCs w:val="18"/>
        </w:rPr>
      </w:pPr>
      <w:r w:rsidRPr="00326CE1">
        <w:rPr>
          <w:noProof/>
          <w:sz w:val="18"/>
          <w:szCs w:val="18"/>
        </w:rPr>
        <w:drawing>
          <wp:inline distT="0" distB="0" distL="0" distR="0" wp14:anchorId="1B49A982" wp14:editId="79B85059">
            <wp:extent cx="2980527" cy="1543413"/>
            <wp:effectExtent l="0" t="0" r="0" b="0"/>
            <wp:docPr id="33809562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95629" name="Imagen 33809562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021276" cy="1564514"/>
                    </a:xfrm>
                    <a:prstGeom prst="rect">
                      <a:avLst/>
                    </a:prstGeom>
                  </pic:spPr>
                </pic:pic>
              </a:graphicData>
            </a:graphic>
          </wp:inline>
        </w:drawing>
      </w:r>
    </w:p>
    <w:p w14:paraId="62B2A459" w14:textId="77777777" w:rsidR="00326CE1" w:rsidRPr="00326CE1" w:rsidRDefault="00326CE1" w:rsidP="00326CE1">
      <w:pPr>
        <w:spacing w:after="0" w:line="240" w:lineRule="auto"/>
        <w:jc w:val="both"/>
        <w:rPr>
          <w:sz w:val="18"/>
          <w:szCs w:val="18"/>
        </w:rPr>
      </w:pPr>
    </w:p>
    <w:p w14:paraId="7A57DDCB" w14:textId="77777777" w:rsidR="00326CE1" w:rsidRPr="00326CE1" w:rsidRDefault="00326CE1" w:rsidP="00326CE1">
      <w:pPr>
        <w:spacing w:after="0" w:line="240" w:lineRule="auto"/>
        <w:jc w:val="both"/>
        <w:rPr>
          <w:sz w:val="18"/>
          <w:szCs w:val="18"/>
        </w:rPr>
      </w:pPr>
    </w:p>
    <w:p w14:paraId="17E4B16E" w14:textId="77777777" w:rsidR="00326CE1" w:rsidRPr="00326CE1" w:rsidRDefault="00326CE1" w:rsidP="00326CE1">
      <w:pPr>
        <w:spacing w:after="0"/>
        <w:jc w:val="both"/>
        <w:rPr>
          <w:b/>
          <w:bCs/>
          <w:sz w:val="18"/>
          <w:szCs w:val="18"/>
        </w:rPr>
      </w:pPr>
      <w:ins w:id="132" w:author="Zara ROBERT" w:date="2024-12-13T14:12:00Z" w16du:dateUtc="2024-12-13T19:12:00Z">
        <w:r w:rsidRPr="00326CE1">
          <w:rPr>
            <w:sz w:val="18"/>
            <w:szCs w:val="18"/>
          </w:rPr>
          <w:lastRenderedPageBreak/>
          <w:t>―</w:t>
        </w:r>
      </w:ins>
      <w:r w:rsidRPr="00326CE1">
        <w:rPr>
          <w:sz w:val="18"/>
          <w:szCs w:val="18"/>
        </w:rPr>
        <w:t xml:space="preserve"> You also risk being eliminated if you land on a space occupied by another player's Parkiller.</w:t>
      </w:r>
    </w:p>
    <w:p w14:paraId="3B778607" w14:textId="77777777" w:rsidR="00326CE1" w:rsidRPr="00326CE1" w:rsidRDefault="00326CE1" w:rsidP="00326CE1">
      <w:pPr>
        <w:spacing w:after="0"/>
        <w:jc w:val="both"/>
        <w:rPr>
          <w:b/>
          <w:bCs/>
          <w:sz w:val="18"/>
          <w:szCs w:val="18"/>
        </w:rPr>
      </w:pPr>
    </w:p>
    <w:p w14:paraId="735D95CE" w14:textId="77777777" w:rsidR="00326CE1" w:rsidRPr="00326CE1" w:rsidRDefault="00326CE1" w:rsidP="00326CE1">
      <w:pPr>
        <w:spacing w:after="0"/>
        <w:jc w:val="center"/>
        <w:rPr>
          <w:sz w:val="18"/>
          <w:szCs w:val="18"/>
        </w:rPr>
      </w:pPr>
      <w:r w:rsidRPr="00326CE1">
        <w:rPr>
          <w:noProof/>
          <w:sz w:val="18"/>
          <w:szCs w:val="18"/>
        </w:rPr>
        <w:drawing>
          <wp:inline distT="0" distB="0" distL="0" distR="0" wp14:anchorId="26188618" wp14:editId="4FD356DE">
            <wp:extent cx="3101522" cy="1603634"/>
            <wp:effectExtent l="0" t="0" r="3810" b="0"/>
            <wp:docPr id="17809409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092" name="Imagen 17809409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12610" cy="1609367"/>
                    </a:xfrm>
                    <a:prstGeom prst="rect">
                      <a:avLst/>
                    </a:prstGeom>
                  </pic:spPr>
                </pic:pic>
              </a:graphicData>
            </a:graphic>
          </wp:inline>
        </w:drawing>
      </w:r>
    </w:p>
    <w:p w14:paraId="03759329" w14:textId="77777777" w:rsidR="00326CE1" w:rsidRPr="00326CE1" w:rsidRDefault="00326CE1" w:rsidP="00326CE1">
      <w:pPr>
        <w:spacing w:after="0"/>
        <w:jc w:val="center"/>
        <w:rPr>
          <w:sz w:val="18"/>
          <w:szCs w:val="18"/>
        </w:rPr>
      </w:pPr>
    </w:p>
    <w:p w14:paraId="509B401E" w14:textId="77777777" w:rsidR="00326CE1" w:rsidRPr="00326CE1" w:rsidRDefault="00326CE1" w:rsidP="00326CE1">
      <w:pPr>
        <w:pStyle w:val="Ttulo1"/>
        <w:rPr>
          <w:sz w:val="18"/>
          <w:szCs w:val="18"/>
        </w:rPr>
      </w:pPr>
      <w:bookmarkStart w:id="133" w:name="_Toc226735981"/>
      <w:bookmarkStart w:id="134" w:name="_Toc227251586"/>
      <w:r w:rsidRPr="00326CE1">
        <w:rPr>
          <w:sz w:val="18"/>
          <w:szCs w:val="18"/>
        </w:rPr>
        <w:t xml:space="preserve">PK 8. </w:t>
      </w:r>
      <w:bookmarkStart w:id="135" w:name="_Hlk226647254"/>
      <w:r w:rsidRPr="00326CE1">
        <w:rPr>
          <w:sz w:val="18"/>
          <w:szCs w:val="18"/>
        </w:rPr>
        <w:t>ORDER OF PRIORITY</w:t>
      </w:r>
      <w:bookmarkEnd w:id="133"/>
      <w:bookmarkEnd w:id="134"/>
    </w:p>
    <w:p w14:paraId="2F23945F" w14:textId="77777777" w:rsidR="00326CE1" w:rsidRPr="00326CE1" w:rsidRDefault="00326CE1" w:rsidP="00326CE1">
      <w:pPr>
        <w:spacing w:after="0"/>
        <w:jc w:val="both"/>
        <w:rPr>
          <w:b/>
          <w:bCs/>
          <w:sz w:val="18"/>
          <w:szCs w:val="18"/>
          <w:u w:val="single"/>
          <w:lang w:val="es-ES_tradnl"/>
        </w:rPr>
      </w:pPr>
      <w:r w:rsidRPr="00326CE1">
        <w:rPr>
          <w:b/>
          <w:bCs/>
          <w:sz w:val="18"/>
          <w:szCs w:val="18"/>
          <w:u w:val="single"/>
          <w:lang w:val="es-ES_tradnl"/>
        </w:rPr>
        <w:t>THE REMOVAL OF A PARKER BY A PAWN TAKES PRECEDENCE OVER ANY OTHER RULE AND IS RESOLVED FIRST.</w:t>
      </w:r>
    </w:p>
    <w:p w14:paraId="2B3D8DD2" w14:textId="77777777" w:rsidR="00326CE1" w:rsidRPr="00326CE1" w:rsidRDefault="00326CE1" w:rsidP="00326CE1">
      <w:pPr>
        <w:spacing w:after="0"/>
        <w:jc w:val="both"/>
        <w:rPr>
          <w:sz w:val="18"/>
          <w:szCs w:val="18"/>
          <w:lang w:val="es-ES_tradnl"/>
        </w:rPr>
      </w:pPr>
      <w:r w:rsidRPr="00326CE1">
        <w:rPr>
          <w:b/>
          <w:bCs/>
          <w:sz w:val="18"/>
          <w:szCs w:val="18"/>
          <w:u w:val="single"/>
          <w:lang w:val="es-ES_tradnl"/>
        </w:rPr>
        <w:t>It is not mandatory to capture the Parkiller</w:t>
      </w:r>
      <w:r w:rsidRPr="00326CE1">
        <w:rPr>
          <w:b/>
          <w:bCs/>
          <w:sz w:val="18"/>
          <w:szCs w:val="18"/>
          <w:lang w:val="es-ES_tradnl"/>
        </w:rPr>
        <w:t xml:space="preserve">, </w:t>
      </w:r>
      <w:r w:rsidRPr="00326CE1">
        <w:rPr>
          <w:sz w:val="18"/>
          <w:szCs w:val="18"/>
          <w:lang w:val="es-ES_tradnl"/>
        </w:rPr>
        <w:t>but there is no rule preventing you from doing so. You may inadvertently miss the opportunity to do so by moving a pawn other than the one that could capture it.</w:t>
      </w:r>
    </w:p>
    <w:p w14:paraId="20F05147" w14:textId="77777777" w:rsidR="00326CE1" w:rsidRPr="00326CE1" w:rsidRDefault="00326CE1" w:rsidP="00326CE1">
      <w:pPr>
        <w:spacing w:after="0"/>
        <w:jc w:val="both"/>
        <w:rPr>
          <w:sz w:val="18"/>
          <w:szCs w:val="18"/>
        </w:rPr>
      </w:pPr>
    </w:p>
    <w:p w14:paraId="3E6AC22C" w14:textId="77777777" w:rsidR="00326CE1" w:rsidRPr="00326CE1" w:rsidRDefault="00326CE1" w:rsidP="00326CE1">
      <w:pPr>
        <w:pStyle w:val="Ttulo1"/>
        <w:rPr>
          <w:sz w:val="18"/>
          <w:szCs w:val="18"/>
        </w:rPr>
      </w:pPr>
      <w:bookmarkStart w:id="136" w:name="_Toc227251587"/>
      <w:bookmarkEnd w:id="135"/>
      <w:r w:rsidRPr="00326CE1">
        <w:rPr>
          <w:sz w:val="18"/>
          <w:szCs w:val="18"/>
        </w:rPr>
        <w:t>V. VARIANTIONS OF THE GAME</w:t>
      </w:r>
      <w:bookmarkEnd w:id="136"/>
      <w:r w:rsidRPr="00326CE1">
        <w:rPr>
          <w:sz w:val="18"/>
          <w:szCs w:val="18"/>
        </w:rPr>
        <w:t xml:space="preserve"> </w:t>
      </w:r>
    </w:p>
    <w:p w14:paraId="1C1F3346" w14:textId="77777777" w:rsidR="00326CE1" w:rsidRPr="00326CE1" w:rsidRDefault="00326CE1" w:rsidP="00326CE1">
      <w:pPr>
        <w:pStyle w:val="Ttulo1"/>
        <w:rPr>
          <w:sz w:val="18"/>
          <w:szCs w:val="18"/>
        </w:rPr>
      </w:pPr>
      <w:bookmarkStart w:id="137" w:name="_Toc227251588"/>
      <w:r w:rsidRPr="00326CE1">
        <w:rPr>
          <w:sz w:val="18"/>
          <w:szCs w:val="18"/>
        </w:rPr>
        <w:t>V1. DOUBLES MATCH</w:t>
      </w:r>
      <w:bookmarkEnd w:id="137"/>
    </w:p>
    <w:p w14:paraId="0F0D0382" w14:textId="77777777" w:rsidR="00326CE1" w:rsidRPr="00326CE1" w:rsidRDefault="00326CE1" w:rsidP="00326CE1">
      <w:pPr>
        <w:spacing w:after="0"/>
        <w:jc w:val="both"/>
        <w:rPr>
          <w:sz w:val="18"/>
          <w:szCs w:val="18"/>
        </w:rPr>
      </w:pPr>
      <w:ins w:id="138" w:author="Zara ROBERT" w:date="2024-12-13T14:12:00Z" w16du:dateUtc="2024-12-13T19:12:00Z">
        <w:r w:rsidRPr="00326CE1">
          <w:rPr>
            <w:sz w:val="18"/>
            <w:szCs w:val="18"/>
          </w:rPr>
          <w:t>―</w:t>
        </w:r>
      </w:ins>
      <w:r w:rsidRPr="00326CE1">
        <w:rPr>
          <w:sz w:val="18"/>
          <w:szCs w:val="18"/>
        </w:rPr>
        <w:t xml:space="preserve"> Four people play, forming two pairs, with each player standing next to the side of the game board opposite their opponents.</w:t>
      </w:r>
    </w:p>
    <w:p w14:paraId="651267F5" w14:textId="77777777" w:rsidR="00326CE1" w:rsidRPr="00326CE1" w:rsidRDefault="00326CE1" w:rsidP="00326CE1">
      <w:pPr>
        <w:spacing w:after="0"/>
        <w:jc w:val="both"/>
        <w:rPr>
          <w:sz w:val="18"/>
          <w:szCs w:val="18"/>
        </w:rPr>
      </w:pPr>
      <w:ins w:id="139" w:author="Zara ROBERT" w:date="2024-12-13T14:12:00Z" w16du:dateUtc="2024-12-13T19:12:00Z">
        <w:r w:rsidRPr="00326CE1">
          <w:rPr>
            <w:sz w:val="18"/>
            <w:szCs w:val="18"/>
          </w:rPr>
          <w:t>―</w:t>
        </w:r>
      </w:ins>
      <w:r w:rsidRPr="00326CE1">
        <w:rPr>
          <w:sz w:val="18"/>
          <w:szCs w:val="18"/>
        </w:rPr>
        <w:t xml:space="preserve"> Each player moves the pawns and Parkillers of their own color. However, if they cannot make a move (because they have completed the course with their 4 pawns), they must move one of their partner’s pawns.</w:t>
      </w:r>
    </w:p>
    <w:p w14:paraId="270E70ED" w14:textId="77777777" w:rsidR="00326CE1" w:rsidRPr="00326CE1" w:rsidRDefault="00326CE1" w:rsidP="00326CE1">
      <w:pPr>
        <w:spacing w:after="0"/>
        <w:jc w:val="both"/>
        <w:rPr>
          <w:sz w:val="18"/>
          <w:szCs w:val="18"/>
        </w:rPr>
      </w:pPr>
      <w:ins w:id="140" w:author="Zara ROBERT" w:date="2024-12-13T14:12:00Z" w16du:dateUtc="2024-12-13T19:12:00Z">
        <w:r w:rsidRPr="00326CE1">
          <w:rPr>
            <w:sz w:val="18"/>
            <w:szCs w:val="18"/>
          </w:rPr>
          <w:t>―</w:t>
        </w:r>
      </w:ins>
      <w:r w:rsidRPr="00326CE1">
        <w:rPr>
          <w:sz w:val="18"/>
          <w:szCs w:val="18"/>
        </w:rPr>
        <w:t xml:space="preserve"> Pawns of different colors can capture each other, even if they belong to the same team.</w:t>
      </w:r>
    </w:p>
    <w:p w14:paraId="0BD5EA87" w14:textId="77777777" w:rsidR="00326CE1" w:rsidRPr="00326CE1" w:rsidRDefault="00326CE1" w:rsidP="00326CE1">
      <w:pPr>
        <w:spacing w:after="0"/>
        <w:jc w:val="both"/>
        <w:rPr>
          <w:sz w:val="18"/>
          <w:szCs w:val="18"/>
        </w:rPr>
      </w:pPr>
      <w:ins w:id="141" w:author="Zara ROBERT" w:date="2024-12-13T14:12:00Z" w16du:dateUtc="2024-12-13T19:12:00Z">
        <w:r w:rsidRPr="00326CE1">
          <w:rPr>
            <w:sz w:val="18"/>
            <w:szCs w:val="18"/>
          </w:rPr>
          <w:t>―</w:t>
        </w:r>
      </w:ins>
      <w:r w:rsidRPr="00326CE1">
        <w:rPr>
          <w:sz w:val="18"/>
          <w:szCs w:val="18"/>
        </w:rPr>
        <w:t xml:space="preserve"> The Parkillers eliminate any pawn that isn't their own color, including those belonging to their partner.</w:t>
      </w:r>
    </w:p>
    <w:p w14:paraId="2935E393" w14:textId="77777777" w:rsidR="00326CE1" w:rsidRPr="00326CE1" w:rsidRDefault="00326CE1" w:rsidP="00326CE1">
      <w:pPr>
        <w:spacing w:after="0"/>
        <w:jc w:val="both"/>
        <w:rPr>
          <w:b/>
          <w:bCs/>
          <w:sz w:val="18"/>
          <w:szCs w:val="18"/>
        </w:rPr>
      </w:pPr>
      <w:ins w:id="142" w:author="Zara ROBERT" w:date="2024-12-13T14:12:00Z" w16du:dateUtc="2024-12-13T19:12:00Z">
        <w:r w:rsidRPr="00326CE1">
          <w:rPr>
            <w:sz w:val="18"/>
            <w:szCs w:val="18"/>
          </w:rPr>
          <w:t>―</w:t>
        </w:r>
      </w:ins>
      <w:r w:rsidRPr="00326CE1">
        <w:rPr>
          <w:sz w:val="18"/>
          <w:szCs w:val="18"/>
        </w:rPr>
        <w:t xml:space="preserve"> The winning team is the one that completes the course with all 8 pawns of both colors.</w:t>
      </w:r>
    </w:p>
    <w:p w14:paraId="3B97CBEF" w14:textId="77777777" w:rsidR="00326CE1" w:rsidRPr="00326CE1" w:rsidRDefault="00326CE1" w:rsidP="00326CE1">
      <w:pPr>
        <w:pStyle w:val="Ttulo1"/>
        <w:rPr>
          <w:sz w:val="18"/>
          <w:szCs w:val="18"/>
        </w:rPr>
      </w:pPr>
      <w:bookmarkStart w:id="143" w:name="_Toc227251589"/>
      <w:r w:rsidRPr="00326CE1">
        <w:rPr>
          <w:sz w:val="18"/>
          <w:szCs w:val="18"/>
        </w:rPr>
        <w:t>V2. A PLAYER WITH TWO COLORS</w:t>
      </w:r>
      <w:bookmarkEnd w:id="143"/>
    </w:p>
    <w:p w14:paraId="05906B43" w14:textId="77777777" w:rsidR="00326CE1" w:rsidRPr="00326CE1" w:rsidRDefault="00326CE1" w:rsidP="00326CE1">
      <w:pPr>
        <w:spacing w:after="0"/>
        <w:jc w:val="both"/>
        <w:rPr>
          <w:sz w:val="18"/>
          <w:szCs w:val="18"/>
        </w:rPr>
      </w:pPr>
      <w:ins w:id="144" w:author="Zara ROBERT" w:date="2024-12-13T14:12:00Z" w16du:dateUtc="2024-12-13T19:12:00Z">
        <w:r w:rsidRPr="00326CE1">
          <w:rPr>
            <w:sz w:val="18"/>
            <w:szCs w:val="18"/>
          </w:rPr>
          <w:t>―</w:t>
        </w:r>
      </w:ins>
      <w:r w:rsidRPr="00326CE1">
        <w:rPr>
          <w:sz w:val="18"/>
          <w:szCs w:val="18"/>
        </w:rPr>
        <w:t xml:space="preserve"> Two players take part, each controlling two colors located at opposite ends of the game board.</w:t>
      </w:r>
    </w:p>
    <w:p w14:paraId="2319A408" w14:textId="77777777" w:rsidR="00326CE1" w:rsidRPr="00326CE1" w:rsidRDefault="00326CE1" w:rsidP="00326CE1">
      <w:pPr>
        <w:spacing w:after="0"/>
        <w:jc w:val="both"/>
        <w:rPr>
          <w:sz w:val="18"/>
          <w:szCs w:val="18"/>
        </w:rPr>
      </w:pPr>
      <w:ins w:id="145" w:author="Zara ROBERT" w:date="2024-12-13T14:12:00Z" w16du:dateUtc="2024-12-13T19:12:00Z">
        <w:r w:rsidRPr="00326CE1">
          <w:rPr>
            <w:sz w:val="18"/>
            <w:szCs w:val="18"/>
          </w:rPr>
          <w:t>―</w:t>
        </w:r>
      </w:ins>
      <w:r w:rsidRPr="00326CE1">
        <w:rPr>
          <w:sz w:val="18"/>
          <w:szCs w:val="18"/>
        </w:rPr>
        <w:t xml:space="preserve"> On their turn, players may only move the pawns of the color corresponding to the roll until all of them have reached the finish line; at that point, they may move the pawns of the other color on their turn.</w:t>
      </w:r>
    </w:p>
    <w:p w14:paraId="5E0813A5" w14:textId="77777777" w:rsidR="00326CE1" w:rsidRPr="00326CE1" w:rsidRDefault="00326CE1" w:rsidP="00326CE1">
      <w:pPr>
        <w:spacing w:after="0"/>
        <w:jc w:val="both"/>
        <w:rPr>
          <w:sz w:val="18"/>
          <w:szCs w:val="18"/>
        </w:rPr>
      </w:pPr>
      <w:ins w:id="146" w:author="Zara ROBERT" w:date="2024-12-13T14:12:00Z" w16du:dateUtc="2024-12-13T19:12:00Z">
        <w:r w:rsidRPr="00326CE1">
          <w:rPr>
            <w:sz w:val="18"/>
            <w:szCs w:val="18"/>
          </w:rPr>
          <w:t>―</w:t>
        </w:r>
      </w:ins>
      <w:r w:rsidRPr="00326CE1">
        <w:rPr>
          <w:sz w:val="18"/>
          <w:szCs w:val="18"/>
        </w:rPr>
        <w:t xml:space="preserve"> Pawns of different colors can capture each other, even if they belong to the same player.</w:t>
      </w:r>
    </w:p>
    <w:p w14:paraId="03CA5347" w14:textId="77777777" w:rsidR="00326CE1" w:rsidRPr="00326CE1" w:rsidRDefault="00326CE1" w:rsidP="00326CE1">
      <w:pPr>
        <w:spacing w:after="0"/>
        <w:jc w:val="both"/>
        <w:rPr>
          <w:sz w:val="18"/>
          <w:szCs w:val="18"/>
        </w:rPr>
      </w:pPr>
      <w:ins w:id="147" w:author="Zara ROBERT" w:date="2024-12-13T14:12:00Z" w16du:dateUtc="2024-12-13T19:12:00Z">
        <w:r w:rsidRPr="00326CE1">
          <w:rPr>
            <w:sz w:val="18"/>
            <w:szCs w:val="18"/>
          </w:rPr>
          <w:t>―</w:t>
        </w:r>
      </w:ins>
      <w:r w:rsidRPr="00326CE1">
        <w:rPr>
          <w:sz w:val="18"/>
          <w:szCs w:val="18"/>
        </w:rPr>
        <w:t xml:space="preserve"> The Parkillers remove any pawn that isn't their own color, even if it belongs to the same player.</w:t>
      </w:r>
    </w:p>
    <w:p w14:paraId="324FCFB4" w14:textId="77777777" w:rsidR="00326CE1" w:rsidRPr="00326CE1" w:rsidRDefault="00326CE1" w:rsidP="00326CE1">
      <w:pPr>
        <w:spacing w:after="0"/>
        <w:jc w:val="both"/>
        <w:rPr>
          <w:sz w:val="18"/>
          <w:szCs w:val="18"/>
        </w:rPr>
      </w:pPr>
      <w:ins w:id="148" w:author="Zara ROBERT" w:date="2024-12-13T14:12:00Z" w16du:dateUtc="2024-12-13T19:12:00Z">
        <w:r w:rsidRPr="00326CE1">
          <w:rPr>
            <w:sz w:val="18"/>
            <w:szCs w:val="18"/>
          </w:rPr>
          <w:t>―</w:t>
        </w:r>
      </w:ins>
      <w:r w:rsidRPr="00326CE1">
        <w:rPr>
          <w:sz w:val="18"/>
          <w:szCs w:val="18"/>
        </w:rPr>
        <w:t xml:space="preserve"> The winner is the player who completes the course with all 8 pawns of both colors.</w:t>
      </w:r>
    </w:p>
    <w:p w14:paraId="3ACCCB9D" w14:textId="77777777" w:rsidR="00326CE1" w:rsidRPr="00326CE1" w:rsidRDefault="00326CE1" w:rsidP="00326CE1">
      <w:pPr>
        <w:pStyle w:val="Ttulo1"/>
        <w:rPr>
          <w:sz w:val="18"/>
          <w:szCs w:val="18"/>
        </w:rPr>
      </w:pPr>
      <w:bookmarkStart w:id="149" w:name="_Toc227251590"/>
      <w:r w:rsidRPr="00326CE1">
        <w:rPr>
          <w:sz w:val="18"/>
          <w:szCs w:val="18"/>
        </w:rPr>
        <w:t>STRATEGICS TIPS</w:t>
      </w:r>
      <w:bookmarkEnd w:id="149"/>
    </w:p>
    <w:p w14:paraId="2D05406E" w14:textId="77777777" w:rsidR="00326CE1" w:rsidRPr="00326CE1" w:rsidRDefault="00326CE1" w:rsidP="003C6670">
      <w:pPr>
        <w:spacing w:after="0"/>
        <w:rPr>
          <w:sz w:val="18"/>
          <w:szCs w:val="18"/>
        </w:rPr>
      </w:pPr>
      <w:ins w:id="150" w:author="Zara ROBERT" w:date="2024-12-13T14:12:00Z" w16du:dateUtc="2024-12-13T19:12:00Z">
        <w:r w:rsidRPr="00326CE1">
          <w:rPr>
            <w:sz w:val="18"/>
            <w:szCs w:val="18"/>
          </w:rPr>
          <w:t>―</w:t>
        </w:r>
      </w:ins>
      <w:r w:rsidRPr="00326CE1">
        <w:rPr>
          <w:sz w:val="18"/>
          <w:szCs w:val="18"/>
        </w:rPr>
        <w:t xml:space="preserve"> Before capturing an opponent's pawn, it's best to calculate where your own pawns would land with the rewards to avoid landing on a Parkiller.</w:t>
      </w:r>
    </w:p>
    <w:p w14:paraId="3D85920E" w14:textId="77777777" w:rsidR="00326CE1" w:rsidRPr="00326CE1" w:rsidRDefault="00326CE1" w:rsidP="003C6670">
      <w:pPr>
        <w:spacing w:after="0"/>
        <w:rPr>
          <w:sz w:val="18"/>
          <w:szCs w:val="18"/>
        </w:rPr>
      </w:pPr>
      <w:ins w:id="151" w:author="Zara ROBERT" w:date="2024-12-13T14:12:00Z" w16du:dateUtc="2024-12-13T19:12:00Z">
        <w:r w:rsidRPr="00326CE1">
          <w:rPr>
            <w:sz w:val="18"/>
            <w:szCs w:val="18"/>
          </w:rPr>
          <w:t>―</w:t>
        </w:r>
      </w:ins>
      <w:r w:rsidRPr="00326CE1">
        <w:rPr>
          <w:sz w:val="18"/>
          <w:szCs w:val="18"/>
        </w:rPr>
        <w:t xml:space="preserve"> Remember that the Parkiller can ruin your entire strategy. Look behind you to check on your opponents, but don't forget to watch out for Parkillers coming head-on, including your own.</w:t>
      </w:r>
    </w:p>
    <w:p w14:paraId="4840F19C" w14:textId="77777777" w:rsidR="00326CE1" w:rsidRPr="00326CE1" w:rsidRDefault="00326CE1" w:rsidP="00326CE1">
      <w:pPr>
        <w:spacing w:after="0"/>
        <w:jc w:val="both"/>
        <w:rPr>
          <w:b/>
          <w:bCs/>
          <w:sz w:val="18"/>
          <w:szCs w:val="18"/>
        </w:rPr>
      </w:pPr>
    </w:p>
    <w:p w14:paraId="7E81D54B" w14:textId="77777777" w:rsidR="00326CE1" w:rsidRPr="00326CE1" w:rsidRDefault="00326CE1" w:rsidP="00326CE1">
      <w:pPr>
        <w:spacing w:after="0"/>
        <w:jc w:val="both"/>
        <w:rPr>
          <w:b/>
          <w:bCs/>
          <w:sz w:val="18"/>
          <w:szCs w:val="18"/>
        </w:rPr>
      </w:pPr>
    </w:p>
    <w:p w14:paraId="55E0A677" w14:textId="77777777" w:rsidR="00326CE1" w:rsidRPr="00326CE1" w:rsidRDefault="00326CE1" w:rsidP="00326CE1">
      <w:pPr>
        <w:spacing w:after="0"/>
        <w:jc w:val="both"/>
        <w:rPr>
          <w:b/>
          <w:bCs/>
          <w:sz w:val="18"/>
          <w:szCs w:val="18"/>
        </w:rPr>
      </w:pPr>
    </w:p>
    <w:p w14:paraId="265F05C3" w14:textId="77777777" w:rsidR="00326CE1" w:rsidRPr="00326CE1" w:rsidRDefault="00326CE1" w:rsidP="00326CE1">
      <w:pPr>
        <w:spacing w:after="0"/>
        <w:jc w:val="both"/>
        <w:rPr>
          <w:b/>
          <w:bCs/>
          <w:sz w:val="18"/>
          <w:szCs w:val="18"/>
        </w:rPr>
      </w:pPr>
    </w:p>
    <w:p w14:paraId="266CDE36" w14:textId="77777777" w:rsidR="00326CE1" w:rsidRPr="00326CE1" w:rsidRDefault="00326CE1" w:rsidP="00326CE1">
      <w:pPr>
        <w:spacing w:after="0"/>
        <w:jc w:val="both"/>
        <w:rPr>
          <w:b/>
          <w:bCs/>
          <w:sz w:val="18"/>
          <w:szCs w:val="18"/>
        </w:rPr>
      </w:pPr>
    </w:p>
    <w:p w14:paraId="58F05BEE" w14:textId="77777777" w:rsidR="00326CE1" w:rsidRPr="00326CE1" w:rsidRDefault="00326CE1" w:rsidP="00326CE1">
      <w:pPr>
        <w:spacing w:after="0"/>
        <w:jc w:val="both"/>
        <w:rPr>
          <w:b/>
          <w:bCs/>
          <w:sz w:val="18"/>
          <w:szCs w:val="18"/>
        </w:rPr>
      </w:pPr>
    </w:p>
    <w:p w14:paraId="6FF55030" w14:textId="77777777" w:rsidR="00326CE1" w:rsidRDefault="003732DF" w:rsidP="00326CE1">
      <w:pPr>
        <w:spacing w:after="0"/>
        <w:jc w:val="both"/>
        <w:rPr>
          <w:sz w:val="18"/>
          <w:szCs w:val="18"/>
        </w:rPr>
      </w:pPr>
      <w:r w:rsidRPr="003732DF">
        <w:rPr>
          <w:sz w:val="18"/>
          <w:szCs w:val="18"/>
        </w:rPr>
        <w:lastRenderedPageBreak/>
        <w:t>Sometimes there aren't enough people to organize a game, or, conversely, there are more people who want to play a weekend game. We've designed balanced game boards with the number of squares adapted for two, three, four, five, or six players.</w:t>
      </w:r>
    </w:p>
    <w:p w14:paraId="5654B26F" w14:textId="77777777" w:rsidR="00C4105B" w:rsidRDefault="00C4105B" w:rsidP="00326CE1">
      <w:pPr>
        <w:spacing w:after="0"/>
        <w:jc w:val="both"/>
        <w:rPr>
          <w:sz w:val="18"/>
          <w:szCs w:val="18"/>
        </w:rPr>
      </w:pPr>
    </w:p>
    <w:p w14:paraId="72FB0ACF" w14:textId="77777777" w:rsidR="003732DF" w:rsidRDefault="003732DF" w:rsidP="00326CE1">
      <w:pPr>
        <w:spacing w:after="0"/>
        <w:jc w:val="both"/>
        <w:rPr>
          <w:sz w:val="18"/>
          <w:szCs w:val="18"/>
        </w:rPr>
      </w:pPr>
    </w:p>
    <w:p w14:paraId="7F260777" w14:textId="77777777" w:rsidR="003732DF" w:rsidRDefault="003732DF" w:rsidP="00C4105B">
      <w:pPr>
        <w:spacing w:after="0"/>
        <w:jc w:val="center"/>
        <w:rPr>
          <w:sz w:val="18"/>
          <w:szCs w:val="18"/>
        </w:rPr>
      </w:pPr>
      <w:r>
        <w:rPr>
          <w:noProof/>
          <w:sz w:val="18"/>
          <w:szCs w:val="18"/>
        </w:rPr>
        <w:drawing>
          <wp:inline distT="0" distB="0" distL="0" distR="0" wp14:anchorId="4666CB41" wp14:editId="1A69710E">
            <wp:extent cx="1930400" cy="1930400"/>
            <wp:effectExtent l="0" t="0" r="0" b="0"/>
            <wp:docPr id="19422359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35957" name="Imagen 194223595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48980" cy="1948980"/>
                    </a:xfrm>
                    <a:prstGeom prst="rect">
                      <a:avLst/>
                    </a:prstGeom>
                  </pic:spPr>
                </pic:pic>
              </a:graphicData>
            </a:graphic>
          </wp:inline>
        </w:drawing>
      </w:r>
      <w:r>
        <w:rPr>
          <w:noProof/>
          <w:sz w:val="18"/>
          <w:szCs w:val="18"/>
        </w:rPr>
        <w:drawing>
          <wp:inline distT="0" distB="0" distL="0" distR="0" wp14:anchorId="663A0F0D" wp14:editId="1C239255">
            <wp:extent cx="1911985" cy="1911985"/>
            <wp:effectExtent l="0" t="0" r="0" b="0"/>
            <wp:docPr id="5131054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05424" name="Imagen 51310542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44598" cy="1944598"/>
                    </a:xfrm>
                    <a:prstGeom prst="rect">
                      <a:avLst/>
                    </a:prstGeom>
                  </pic:spPr>
                </pic:pic>
              </a:graphicData>
            </a:graphic>
          </wp:inline>
        </w:drawing>
      </w:r>
    </w:p>
    <w:p w14:paraId="646AB225" w14:textId="6400792E" w:rsidR="003D64B3" w:rsidRDefault="00590493" w:rsidP="00C4105B">
      <w:pPr>
        <w:spacing w:after="0"/>
        <w:jc w:val="center"/>
        <w:rPr>
          <w:noProof/>
          <w:sz w:val="18"/>
          <w:szCs w:val="18"/>
        </w:rPr>
      </w:pPr>
      <w:r>
        <w:rPr>
          <w:noProof/>
          <w:sz w:val="18"/>
          <w:szCs w:val="18"/>
        </w:rPr>
        <w:drawing>
          <wp:inline distT="0" distB="0" distL="0" distR="0" wp14:anchorId="56A480B4" wp14:editId="5D58728B">
            <wp:extent cx="1915251" cy="1915251"/>
            <wp:effectExtent l="0" t="0" r="8890" b="8890"/>
            <wp:docPr id="137586916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69162" name="Imagen 137586916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34921" cy="1934921"/>
                    </a:xfrm>
                    <a:prstGeom prst="rect">
                      <a:avLst/>
                    </a:prstGeom>
                  </pic:spPr>
                </pic:pic>
              </a:graphicData>
            </a:graphic>
          </wp:inline>
        </w:drawing>
      </w:r>
      <w:r w:rsidR="003D64B3">
        <w:rPr>
          <w:noProof/>
          <w:sz w:val="18"/>
          <w:szCs w:val="18"/>
        </w:rPr>
        <w:drawing>
          <wp:inline distT="0" distB="0" distL="0" distR="0" wp14:anchorId="0135B906" wp14:editId="69A93A04">
            <wp:extent cx="1919242" cy="1919242"/>
            <wp:effectExtent l="0" t="0" r="5080" b="5080"/>
            <wp:docPr id="20205375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7537" name="Imagen 202053753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50333" cy="1950333"/>
                    </a:xfrm>
                    <a:prstGeom prst="rect">
                      <a:avLst/>
                    </a:prstGeom>
                  </pic:spPr>
                </pic:pic>
              </a:graphicData>
            </a:graphic>
          </wp:inline>
        </w:drawing>
      </w:r>
    </w:p>
    <w:p w14:paraId="5D295215" w14:textId="77777777" w:rsidR="00590493" w:rsidRDefault="00590493" w:rsidP="00C4105B">
      <w:pPr>
        <w:spacing w:after="0"/>
        <w:jc w:val="center"/>
        <w:rPr>
          <w:sz w:val="18"/>
          <w:szCs w:val="18"/>
        </w:rPr>
      </w:pPr>
      <w:r>
        <w:rPr>
          <w:noProof/>
          <w:sz w:val="18"/>
          <w:szCs w:val="18"/>
        </w:rPr>
        <w:drawing>
          <wp:inline distT="0" distB="0" distL="0" distR="0" wp14:anchorId="777E9265" wp14:editId="451570A3">
            <wp:extent cx="1915160" cy="1915160"/>
            <wp:effectExtent l="0" t="0" r="8890" b="8890"/>
            <wp:docPr id="12713642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425" name="Imagen 12713642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55458" cy="1955458"/>
                    </a:xfrm>
                    <a:prstGeom prst="rect">
                      <a:avLst/>
                    </a:prstGeom>
                  </pic:spPr>
                </pic:pic>
              </a:graphicData>
            </a:graphic>
          </wp:inline>
        </w:drawing>
      </w:r>
      <w:r w:rsidR="003D64B3">
        <w:rPr>
          <w:noProof/>
          <w:sz w:val="18"/>
          <w:szCs w:val="18"/>
        </w:rPr>
        <w:drawing>
          <wp:inline distT="0" distB="0" distL="0" distR="0" wp14:anchorId="17831728" wp14:editId="38993C40">
            <wp:extent cx="1918970" cy="1918970"/>
            <wp:effectExtent l="0" t="0" r="5080" b="5080"/>
            <wp:docPr id="2188970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7074" name="Imagen 21889707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58600" cy="1958600"/>
                    </a:xfrm>
                    <a:prstGeom prst="rect">
                      <a:avLst/>
                    </a:prstGeom>
                  </pic:spPr>
                </pic:pic>
              </a:graphicData>
            </a:graphic>
          </wp:inline>
        </w:drawing>
      </w:r>
    </w:p>
    <w:p w14:paraId="631B1E71" w14:textId="77777777" w:rsidR="009F5E85" w:rsidRDefault="009F5E85" w:rsidP="00C4105B">
      <w:pPr>
        <w:spacing w:after="0"/>
        <w:jc w:val="center"/>
        <w:rPr>
          <w:sz w:val="18"/>
          <w:szCs w:val="18"/>
        </w:rPr>
      </w:pPr>
    </w:p>
    <w:p w14:paraId="264E6205" w14:textId="77777777" w:rsidR="009F5E85" w:rsidRDefault="009F5E85" w:rsidP="00C4105B">
      <w:pPr>
        <w:spacing w:after="0"/>
        <w:jc w:val="center"/>
        <w:rPr>
          <w:sz w:val="18"/>
          <w:szCs w:val="18"/>
        </w:rPr>
      </w:pPr>
    </w:p>
    <w:p w14:paraId="7FA3D463" w14:textId="77777777" w:rsidR="009F5E85" w:rsidRDefault="009F5E85" w:rsidP="00C4105B">
      <w:pPr>
        <w:spacing w:after="0"/>
        <w:jc w:val="center"/>
        <w:rPr>
          <w:sz w:val="18"/>
          <w:szCs w:val="18"/>
        </w:rPr>
      </w:pPr>
    </w:p>
    <w:p w14:paraId="7E2CD005" w14:textId="77777777" w:rsidR="009F5E85" w:rsidRPr="00326CE1" w:rsidRDefault="009F5E85" w:rsidP="009F5E85">
      <w:pPr>
        <w:pStyle w:val="Ttulo1"/>
        <w:rPr>
          <w:b w:val="0"/>
          <w:bCs w:val="0"/>
          <w:sz w:val="18"/>
          <w:szCs w:val="18"/>
        </w:rPr>
      </w:pPr>
      <w:bookmarkStart w:id="152" w:name="_Toc227251591"/>
      <w:r w:rsidRPr="00326CE1">
        <w:rPr>
          <w:sz w:val="18"/>
          <w:szCs w:val="18"/>
        </w:rPr>
        <w:lastRenderedPageBreak/>
        <w:t>GAME FOR A LIFE'S JOURNEY: PARKILLER</w:t>
      </w:r>
      <w:bookmarkEnd w:id="152"/>
    </w:p>
    <w:p w14:paraId="1835435C" w14:textId="77777777" w:rsidR="009F5E85" w:rsidRDefault="009F5E85" w:rsidP="009F5E85">
      <w:pPr>
        <w:jc w:val="both"/>
        <w:rPr>
          <w:sz w:val="18"/>
          <w:szCs w:val="18"/>
        </w:rPr>
      </w:pPr>
    </w:p>
    <w:p w14:paraId="4E65D77E" w14:textId="77777777" w:rsidR="009F5E85" w:rsidRPr="00326CE1" w:rsidRDefault="009F5E85" w:rsidP="009F5E85">
      <w:pPr>
        <w:jc w:val="both"/>
        <w:rPr>
          <w:sz w:val="18"/>
          <w:szCs w:val="18"/>
        </w:rPr>
      </w:pPr>
      <w:r w:rsidRPr="00326CE1">
        <w:rPr>
          <w:sz w:val="18"/>
          <w:szCs w:val="18"/>
        </w:rPr>
        <w:t>This game is like life. You can't play it alone!</w:t>
      </w:r>
    </w:p>
    <w:p w14:paraId="3408EA05" w14:textId="77777777" w:rsidR="009F5E85" w:rsidRPr="00326CE1" w:rsidRDefault="009F5E85" w:rsidP="009F5E85">
      <w:pPr>
        <w:jc w:val="both"/>
        <w:rPr>
          <w:sz w:val="18"/>
          <w:szCs w:val="18"/>
        </w:rPr>
      </w:pPr>
      <w:r w:rsidRPr="00326CE1">
        <w:rPr>
          <w:sz w:val="18"/>
          <w:szCs w:val="18"/>
        </w:rPr>
        <w:t>You'll learn to win, knowing that someone else will lose. Having class means consoling the loser and appreciating their effort. That's pure «upper class».</w:t>
      </w:r>
    </w:p>
    <w:p w14:paraId="55069536" w14:textId="77777777" w:rsidR="009F5E85" w:rsidRPr="00326CE1" w:rsidRDefault="009F5E85" w:rsidP="009F5E85">
      <w:pPr>
        <w:jc w:val="both"/>
        <w:rPr>
          <w:sz w:val="18"/>
          <w:szCs w:val="18"/>
        </w:rPr>
      </w:pPr>
      <w:r w:rsidRPr="00326CE1">
        <w:rPr>
          <w:sz w:val="18"/>
          <w:szCs w:val="18"/>
        </w:rPr>
        <w:t>You will learn how to lose gracefully, viewing defeat as a normal part of life from which you can learn and improve next time. You will accept that there are those who are better than you or who were luckier in their decisions. Knowing how to lose is essential to truly appreciating the value of a victory.</w:t>
      </w:r>
    </w:p>
    <w:p w14:paraId="789718D2" w14:textId="77777777" w:rsidR="009F5E85" w:rsidRPr="00326CE1" w:rsidRDefault="009F5E85" w:rsidP="009F5E85">
      <w:pPr>
        <w:jc w:val="both"/>
        <w:rPr>
          <w:sz w:val="18"/>
          <w:szCs w:val="18"/>
        </w:rPr>
      </w:pPr>
      <w:r w:rsidRPr="00326CE1">
        <w:rPr>
          <w:sz w:val="18"/>
          <w:szCs w:val="18"/>
        </w:rPr>
        <w:t>Envy will get you nowhere. Don't belittle the winner; applaud and value the merit of their victory. If they can do it, so can you. That's called «respect».</w:t>
      </w:r>
    </w:p>
    <w:p w14:paraId="57A0392F" w14:textId="77777777" w:rsidR="009F5E85" w:rsidRPr="00326CE1" w:rsidRDefault="009F5E85" w:rsidP="009F5E85">
      <w:pPr>
        <w:jc w:val="both"/>
        <w:rPr>
          <w:sz w:val="18"/>
          <w:szCs w:val="18"/>
        </w:rPr>
      </w:pPr>
      <w:r w:rsidRPr="00326CE1">
        <w:rPr>
          <w:sz w:val="18"/>
          <w:szCs w:val="18"/>
        </w:rPr>
        <w:t>When you win, you'll understand that you succeeded because you made good decisions at the right time, but luck helped too. Other people will influence your success through their attitudes and decisions. They will help you, either willingly or unwittingly. Some, with their negative attitudes, will motivate you to prove what you are capable of.</w:t>
      </w:r>
    </w:p>
    <w:p w14:paraId="38BE9485" w14:textId="77777777" w:rsidR="009F5E85" w:rsidRPr="00326CE1" w:rsidRDefault="009F5E85" w:rsidP="009F5E85">
      <w:pPr>
        <w:jc w:val="both"/>
        <w:rPr>
          <w:sz w:val="18"/>
          <w:szCs w:val="18"/>
        </w:rPr>
      </w:pPr>
      <w:r w:rsidRPr="00326CE1">
        <w:rPr>
          <w:sz w:val="18"/>
          <w:szCs w:val="18"/>
        </w:rPr>
        <w:t>You will lose because you didn't make the right decisions at the right time, or because luck wasn't on your side. Others will influence your defeat because they performed better or were luckier. Resentment will get you nowhere!</w:t>
      </w:r>
    </w:p>
    <w:p w14:paraId="025480FF" w14:textId="77777777" w:rsidR="009F5E85" w:rsidRPr="00326CE1" w:rsidRDefault="009F5E85" w:rsidP="009F5E85">
      <w:pPr>
        <w:jc w:val="both"/>
        <w:rPr>
          <w:sz w:val="18"/>
          <w:szCs w:val="18"/>
        </w:rPr>
      </w:pPr>
      <w:r w:rsidRPr="00326CE1">
        <w:rPr>
          <w:sz w:val="18"/>
          <w:szCs w:val="18"/>
        </w:rPr>
        <w:t>You will learn that you can unintentionally hurt others just by participating in the game. Every decision you make will have repercussions on other people, whether you know it or not.</w:t>
      </w:r>
    </w:p>
    <w:p w14:paraId="7EE55F78" w14:textId="77777777" w:rsidR="009F5E85" w:rsidRPr="00326CE1" w:rsidRDefault="009F5E85" w:rsidP="009F5E85">
      <w:pPr>
        <w:jc w:val="both"/>
        <w:rPr>
          <w:sz w:val="18"/>
          <w:szCs w:val="18"/>
        </w:rPr>
      </w:pPr>
      <w:r w:rsidRPr="00326CE1">
        <w:rPr>
          <w:sz w:val="18"/>
          <w:szCs w:val="18"/>
        </w:rPr>
        <w:t>Likewise, other people's decisions will affect your life, and you won't be able to do anything about it because it's not up to you.</w:t>
      </w:r>
    </w:p>
    <w:p w14:paraId="408C7E93" w14:textId="77777777" w:rsidR="009F5E85" w:rsidRPr="00326CE1" w:rsidRDefault="009F5E85" w:rsidP="009F5E85">
      <w:pPr>
        <w:jc w:val="both"/>
        <w:rPr>
          <w:sz w:val="18"/>
          <w:szCs w:val="18"/>
        </w:rPr>
      </w:pPr>
      <w:r w:rsidRPr="00326CE1">
        <w:rPr>
          <w:sz w:val="18"/>
          <w:szCs w:val="18"/>
        </w:rPr>
        <w:t>You will encounter the «Parkillers», characters who, for reasons unknown to you, want to eliminate you. They may want your place if you are doing well, or they may want to bring you down further if you are already having a difficult life. You can see them coming! Don't be surprised, even if circumstances lead you to them.</w:t>
      </w:r>
    </w:p>
    <w:p w14:paraId="68E0A13F" w14:textId="77777777" w:rsidR="009F5E85" w:rsidRPr="00326CE1" w:rsidRDefault="009F5E85" w:rsidP="009F5E85">
      <w:pPr>
        <w:jc w:val="both"/>
        <w:rPr>
          <w:sz w:val="18"/>
          <w:szCs w:val="18"/>
        </w:rPr>
      </w:pPr>
      <w:r w:rsidRPr="00326CE1">
        <w:rPr>
          <w:sz w:val="18"/>
          <w:szCs w:val="18"/>
        </w:rPr>
        <w:t>The mediocre, envious, and mean-spirited are the most dangerous. They have no friends, only accomplices of circumstance, and they can kill each other. You can recognize them by their cloaks of slander and lies.</w:t>
      </w:r>
    </w:p>
    <w:p w14:paraId="0C96D18B" w14:textId="77777777" w:rsidR="009F5E85" w:rsidRPr="00326CE1" w:rsidRDefault="009F5E85" w:rsidP="009F5E85">
      <w:pPr>
        <w:jc w:val="both"/>
        <w:rPr>
          <w:sz w:val="18"/>
          <w:szCs w:val="18"/>
        </w:rPr>
      </w:pPr>
      <w:r w:rsidRPr="00326CE1">
        <w:rPr>
          <w:sz w:val="18"/>
          <w:szCs w:val="18"/>
        </w:rPr>
        <w:t>Not everything that happens to you is the result of your decisions, work, or efforts.</w:t>
      </w:r>
    </w:p>
    <w:p w14:paraId="10F18B4E" w14:textId="77777777" w:rsidR="009F5E85" w:rsidRPr="00326CE1" w:rsidRDefault="009F5E85" w:rsidP="009F5E85">
      <w:pPr>
        <w:jc w:val="both"/>
        <w:rPr>
          <w:sz w:val="18"/>
          <w:szCs w:val="18"/>
        </w:rPr>
      </w:pPr>
      <w:r w:rsidRPr="00326CE1">
        <w:rPr>
          <w:sz w:val="18"/>
          <w:szCs w:val="18"/>
        </w:rPr>
        <w:t>You must learn to choose the best path and consider the consequences before acting. The better you know yourself and those around you, the better your circle will be!</w:t>
      </w:r>
    </w:p>
    <w:p w14:paraId="1D79DF98" w14:textId="77777777" w:rsidR="009F5E85" w:rsidRPr="00326CE1" w:rsidRDefault="009F5E85" w:rsidP="009F5E85">
      <w:pPr>
        <w:jc w:val="both"/>
        <w:rPr>
          <w:sz w:val="18"/>
          <w:szCs w:val="18"/>
        </w:rPr>
      </w:pPr>
      <w:r w:rsidRPr="00326CE1">
        <w:rPr>
          <w:sz w:val="18"/>
          <w:szCs w:val="18"/>
        </w:rPr>
        <w:t>If you listen carefully, you will be able to say intelligent things. Don't speak until you know what you're going to say. Stay curious, and cultivate your imagination: the world will be at your fingertips!</w:t>
      </w:r>
    </w:p>
    <w:p w14:paraId="67837CCB" w14:textId="77777777" w:rsidR="009F5E85" w:rsidRPr="00326CE1" w:rsidRDefault="009F5E85" w:rsidP="009F5E85">
      <w:pPr>
        <w:jc w:val="both"/>
        <w:rPr>
          <w:sz w:val="18"/>
          <w:szCs w:val="18"/>
        </w:rPr>
      </w:pPr>
      <w:r w:rsidRPr="00326CE1">
        <w:rPr>
          <w:sz w:val="18"/>
          <w:szCs w:val="18"/>
        </w:rPr>
        <w:t xml:space="preserve">And be happy! It's the only legitimate goal in life. If you can make others happy, even better! Choose a friend and enjoy the game! It's great! </w:t>
      </w:r>
    </w:p>
    <w:p w14:paraId="3A5768E3" w14:textId="77777777" w:rsidR="009F5E85" w:rsidRDefault="009F5E85" w:rsidP="009F5E85">
      <w:pPr>
        <w:jc w:val="both"/>
        <w:rPr>
          <w:sz w:val="18"/>
          <w:szCs w:val="18"/>
        </w:rPr>
      </w:pPr>
      <w:r w:rsidRPr="00326CE1">
        <w:rPr>
          <w:sz w:val="18"/>
          <w:szCs w:val="18"/>
        </w:rPr>
        <w:t>When people ask you what you want to be when you grow up, don't settle for just one answer. You can be many things in life.</w:t>
      </w:r>
      <w:r>
        <w:rPr>
          <w:sz w:val="18"/>
          <w:szCs w:val="18"/>
        </w:rPr>
        <w:tab/>
      </w:r>
    </w:p>
    <w:p w14:paraId="465FB0F2" w14:textId="77777777" w:rsidR="009F5E85" w:rsidRPr="00326CE1" w:rsidRDefault="009F5E85" w:rsidP="009F5E85">
      <w:pPr>
        <w:jc w:val="both"/>
        <w:rPr>
          <w:b/>
          <w:bCs/>
          <w:sz w:val="18"/>
          <w:szCs w:val="18"/>
        </w:rPr>
      </w:pPr>
      <w:r w:rsidRPr="00326CE1">
        <w:rPr>
          <w:sz w:val="18"/>
          <w:szCs w:val="18"/>
        </w:rPr>
        <w:t>Robert Zara</w:t>
      </w:r>
    </w:p>
    <w:p w14:paraId="18039194" w14:textId="4EB49478" w:rsidR="009F5E85" w:rsidRDefault="009F5E85" w:rsidP="00C4105B">
      <w:pPr>
        <w:spacing w:after="0"/>
        <w:jc w:val="center"/>
        <w:rPr>
          <w:sz w:val="18"/>
          <w:szCs w:val="18"/>
        </w:rPr>
      </w:pPr>
    </w:p>
    <w:p w14:paraId="00B0A4D3" w14:textId="77777777" w:rsidR="009F5E85" w:rsidRDefault="009F5E85">
      <w:pPr>
        <w:spacing w:after="0" w:line="240" w:lineRule="auto"/>
        <w:rPr>
          <w:sz w:val="18"/>
          <w:szCs w:val="18"/>
        </w:rPr>
      </w:pPr>
      <w:r>
        <w:rPr>
          <w:sz w:val="18"/>
          <w:szCs w:val="18"/>
        </w:rPr>
        <w:br w:type="page"/>
      </w:r>
    </w:p>
    <w:p w14:paraId="4FE63CBA" w14:textId="77777777" w:rsidR="009F5E85" w:rsidRPr="00326CE1" w:rsidRDefault="009F5E85" w:rsidP="00C4105B">
      <w:pPr>
        <w:spacing w:after="0"/>
        <w:jc w:val="center"/>
        <w:rPr>
          <w:sz w:val="18"/>
          <w:szCs w:val="18"/>
        </w:rPr>
        <w:sectPr w:rsidR="009F5E85" w:rsidRPr="00326CE1" w:rsidSect="00326CE1">
          <w:footerReference w:type="default" r:id="rId60"/>
          <w:footerReference w:type="first" r:id="rId61"/>
          <w:pgSz w:w="8641" w:h="12962" w:code="11"/>
          <w:pgMar w:top="851" w:right="851" w:bottom="851" w:left="851" w:header="284" w:footer="284" w:gutter="0"/>
          <w:cols w:space="708"/>
          <w:docGrid w:linePitch="360"/>
        </w:sectPr>
      </w:pPr>
    </w:p>
    <w:p w14:paraId="5BF4A59E" w14:textId="76E66F7A" w:rsidR="00326CE1" w:rsidRPr="00461398" w:rsidRDefault="00AA16A4" w:rsidP="00326CE1">
      <w:pPr>
        <w:spacing w:after="0"/>
        <w:jc w:val="both"/>
        <w:rPr>
          <w:sz w:val="22"/>
          <w:szCs w:val="22"/>
        </w:rPr>
      </w:pPr>
      <w:r>
        <w:rPr>
          <w:noProof/>
          <w:sz w:val="22"/>
          <w:szCs w:val="22"/>
        </w:rPr>
        <w:lastRenderedPageBreak/>
        <w:drawing>
          <wp:inline distT="0" distB="0" distL="0" distR="0" wp14:anchorId="014F8CEA" wp14:editId="6F265639">
            <wp:extent cx="5487035" cy="8233229"/>
            <wp:effectExtent l="0" t="0" r="0" b="0"/>
            <wp:docPr id="2259098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09890" name="Imagen 225909890"/>
                    <pic:cNvPicPr/>
                  </pic:nvPicPr>
                  <pic:blipFill>
                    <a:blip r:embed="rId35"/>
                    <a:stretch>
                      <a:fillRect/>
                    </a:stretch>
                  </pic:blipFill>
                  <pic:spPr>
                    <a:xfrm>
                      <a:off x="0" y="0"/>
                      <a:ext cx="5489768" cy="8237329"/>
                    </a:xfrm>
                    <a:prstGeom prst="rect">
                      <a:avLst/>
                    </a:prstGeom>
                  </pic:spPr>
                </pic:pic>
              </a:graphicData>
            </a:graphic>
          </wp:inline>
        </w:drawing>
      </w:r>
    </w:p>
    <w:sectPr w:rsidR="00326CE1" w:rsidRPr="00461398" w:rsidSect="00326CE1">
      <w:pgSz w:w="8641" w:h="12962" w:code="11"/>
      <w:pgMar w:top="0" w:right="0" w:bottom="0" w:left="0"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A5C96" w14:textId="77777777" w:rsidR="005F2554" w:rsidRDefault="005F2554" w:rsidP="00C35BF9">
      <w:pPr>
        <w:spacing w:after="0" w:line="240" w:lineRule="auto"/>
      </w:pPr>
      <w:r>
        <w:separator/>
      </w:r>
    </w:p>
  </w:endnote>
  <w:endnote w:type="continuationSeparator" w:id="0">
    <w:p w14:paraId="6C3C93FB" w14:textId="77777777" w:rsidR="005F2554" w:rsidRDefault="005F2554" w:rsidP="00C35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719553"/>
      <w:docPartObj>
        <w:docPartGallery w:val="Page Numbers (Bottom of Page)"/>
        <w:docPartUnique/>
      </w:docPartObj>
    </w:sdtPr>
    <w:sdtContent>
      <w:p w14:paraId="42A3B4A4" w14:textId="7DBD8528" w:rsidR="00C35BF9" w:rsidRDefault="00C35BF9">
        <w:pPr>
          <w:pStyle w:val="Piedepgina"/>
          <w:jc w:val="center"/>
        </w:pPr>
        <w:r>
          <w:fldChar w:fldCharType="begin"/>
        </w:r>
        <w:r>
          <w:instrText>PAGE   \* MERGEFORMAT</w:instrText>
        </w:r>
        <w:r>
          <w:fldChar w:fldCharType="separate"/>
        </w:r>
        <w:r>
          <w:t>2</w:t>
        </w:r>
        <w:r>
          <w:fldChar w:fldCharType="end"/>
        </w:r>
      </w:p>
    </w:sdtContent>
  </w:sdt>
  <w:p w14:paraId="26F8C96E" w14:textId="77777777" w:rsidR="00C35BF9" w:rsidRDefault="00C35B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425033"/>
      <w:docPartObj>
        <w:docPartGallery w:val="Page Numbers (Bottom of Page)"/>
        <w:docPartUnique/>
      </w:docPartObj>
    </w:sdtPr>
    <w:sdtContent>
      <w:p w14:paraId="111E3C34" w14:textId="77777777" w:rsidR="00326CE1" w:rsidRDefault="00326CE1">
        <w:pPr>
          <w:pStyle w:val="Piedepgina"/>
          <w:jc w:val="center"/>
        </w:pPr>
        <w:r>
          <w:fldChar w:fldCharType="begin"/>
        </w:r>
        <w:r>
          <w:instrText>PAGE   \* MERGEFORMAT</w:instrText>
        </w:r>
        <w:r>
          <w:fldChar w:fldCharType="separate"/>
        </w:r>
        <w:r>
          <w:t>2</w:t>
        </w:r>
        <w:r>
          <w:fldChar w:fldCharType="end"/>
        </w:r>
      </w:p>
    </w:sdtContent>
  </w:sdt>
  <w:p w14:paraId="4FF83F0E" w14:textId="77777777" w:rsidR="00326CE1" w:rsidRDefault="00326CE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606344"/>
      <w:docPartObj>
        <w:docPartGallery w:val="Page Numbers (Bottom of Page)"/>
        <w:docPartUnique/>
      </w:docPartObj>
    </w:sdtPr>
    <w:sdtContent>
      <w:p w14:paraId="044D9195" w14:textId="77777777" w:rsidR="00CB0AC7" w:rsidRDefault="00CB0AC7">
        <w:pPr>
          <w:pStyle w:val="Piedepgina"/>
          <w:jc w:val="center"/>
        </w:pPr>
        <w:r>
          <w:fldChar w:fldCharType="begin"/>
        </w:r>
        <w:r>
          <w:instrText>PAGE   \* MERGEFORMAT</w:instrText>
        </w:r>
        <w:r>
          <w:fldChar w:fldCharType="separate"/>
        </w:r>
        <w:r>
          <w:t>2</w:t>
        </w:r>
        <w:r>
          <w:fldChar w:fldCharType="end"/>
        </w:r>
      </w:p>
    </w:sdtContent>
  </w:sdt>
  <w:p w14:paraId="2ED6C1CB" w14:textId="77777777" w:rsidR="00CB0AC7" w:rsidRDefault="00CB0A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E8A0" w14:textId="77777777" w:rsidR="005F2554" w:rsidRDefault="005F2554" w:rsidP="00C35BF9">
      <w:pPr>
        <w:spacing w:after="0" w:line="240" w:lineRule="auto"/>
      </w:pPr>
      <w:r>
        <w:separator/>
      </w:r>
    </w:p>
  </w:footnote>
  <w:footnote w:type="continuationSeparator" w:id="0">
    <w:p w14:paraId="06986637" w14:textId="77777777" w:rsidR="005F2554" w:rsidRDefault="005F2554" w:rsidP="00C35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55A"/>
    <w:multiLevelType w:val="hybridMultilevel"/>
    <w:tmpl w:val="A12CAFA6"/>
    <w:lvl w:ilvl="0" w:tplc="CCA21DB8">
      <w:numFmt w:val="bullet"/>
      <w:lvlText w:val="―"/>
      <w:lvlJc w:val="left"/>
      <w:pPr>
        <w:ind w:left="720" w:hanging="360"/>
      </w:pPr>
      <w:rPr>
        <w:rFonts w:ascii="Garamond" w:eastAsiaTheme="minorHAnsi" w:hAnsi="Garamond"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CCD3FF2"/>
    <w:multiLevelType w:val="hybridMultilevel"/>
    <w:tmpl w:val="AAF4F934"/>
    <w:lvl w:ilvl="0" w:tplc="66FAFBA0">
      <w:numFmt w:val="bullet"/>
      <w:lvlText w:val="―"/>
      <w:lvlJc w:val="left"/>
      <w:pPr>
        <w:ind w:left="720" w:hanging="360"/>
      </w:pPr>
      <w:rPr>
        <w:rFonts w:ascii="Garamond" w:eastAsiaTheme="minorHAnsi" w:hAnsi="Garamond"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5D7717A"/>
    <w:multiLevelType w:val="hybridMultilevel"/>
    <w:tmpl w:val="4244974C"/>
    <w:lvl w:ilvl="0" w:tplc="8B04AD92">
      <w:numFmt w:val="bullet"/>
      <w:lvlText w:val="―"/>
      <w:lvlJc w:val="left"/>
      <w:pPr>
        <w:ind w:left="720" w:hanging="360"/>
      </w:pPr>
      <w:rPr>
        <w:rFonts w:ascii="Garamond" w:eastAsiaTheme="minorHAnsi" w:hAnsi="Garamond"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C8A551A"/>
    <w:multiLevelType w:val="hybridMultilevel"/>
    <w:tmpl w:val="65086042"/>
    <w:lvl w:ilvl="0" w:tplc="2E7E1C26">
      <w:start w:val="5"/>
      <w:numFmt w:val="bullet"/>
      <w:lvlText w:val="―"/>
      <w:lvlJc w:val="left"/>
      <w:pPr>
        <w:ind w:left="720" w:hanging="360"/>
      </w:pPr>
      <w:rPr>
        <w:rFonts w:ascii="Garamond" w:eastAsiaTheme="minorHAnsi" w:hAnsi="Garamond" w:cstheme="minorBidi" w:hint="default"/>
        <w:b w:val="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8C74EC5"/>
    <w:multiLevelType w:val="hybridMultilevel"/>
    <w:tmpl w:val="E982D826"/>
    <w:lvl w:ilvl="0" w:tplc="1D386400">
      <w:numFmt w:val="bullet"/>
      <w:lvlText w:val="―"/>
      <w:lvlJc w:val="left"/>
      <w:pPr>
        <w:ind w:left="720" w:hanging="360"/>
      </w:pPr>
      <w:rPr>
        <w:rFonts w:ascii="Garamond" w:eastAsiaTheme="minorHAnsi" w:hAnsi="Garamond"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21748666">
    <w:abstractNumId w:val="3"/>
  </w:num>
  <w:num w:numId="2" w16cid:durableId="2033220320">
    <w:abstractNumId w:val="1"/>
  </w:num>
  <w:num w:numId="3" w16cid:durableId="1933001992">
    <w:abstractNumId w:val="4"/>
  </w:num>
  <w:num w:numId="4" w16cid:durableId="997458195">
    <w:abstractNumId w:val="0"/>
  </w:num>
  <w:num w:numId="5" w16cid:durableId="73146125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ra ROBERT">
    <w15:presenceInfo w15:providerId="Windows Live" w15:userId="39d49d813ac043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F9"/>
    <w:rsid w:val="00000474"/>
    <w:rsid w:val="00011EEE"/>
    <w:rsid w:val="000134C8"/>
    <w:rsid w:val="000150CC"/>
    <w:rsid w:val="00021DD3"/>
    <w:rsid w:val="000264F3"/>
    <w:rsid w:val="00035FEC"/>
    <w:rsid w:val="000360FD"/>
    <w:rsid w:val="00036AC6"/>
    <w:rsid w:val="0003733D"/>
    <w:rsid w:val="000465E8"/>
    <w:rsid w:val="00052D89"/>
    <w:rsid w:val="00055292"/>
    <w:rsid w:val="000616D6"/>
    <w:rsid w:val="0006578F"/>
    <w:rsid w:val="00067206"/>
    <w:rsid w:val="0007759C"/>
    <w:rsid w:val="000807B2"/>
    <w:rsid w:val="00082746"/>
    <w:rsid w:val="00083C7C"/>
    <w:rsid w:val="00085CB3"/>
    <w:rsid w:val="0008640A"/>
    <w:rsid w:val="000875FB"/>
    <w:rsid w:val="00091433"/>
    <w:rsid w:val="000A4ECF"/>
    <w:rsid w:val="000C7327"/>
    <w:rsid w:val="000D15B1"/>
    <w:rsid w:val="000D5916"/>
    <w:rsid w:val="000D73D4"/>
    <w:rsid w:val="000D7BA3"/>
    <w:rsid w:val="000E1491"/>
    <w:rsid w:val="000E64B7"/>
    <w:rsid w:val="000E6E1F"/>
    <w:rsid w:val="000E6F5C"/>
    <w:rsid w:val="000F3909"/>
    <w:rsid w:val="000F6148"/>
    <w:rsid w:val="001227D8"/>
    <w:rsid w:val="0012357C"/>
    <w:rsid w:val="00127476"/>
    <w:rsid w:val="001341C4"/>
    <w:rsid w:val="001344F6"/>
    <w:rsid w:val="00147626"/>
    <w:rsid w:val="001600EE"/>
    <w:rsid w:val="00165E65"/>
    <w:rsid w:val="00173342"/>
    <w:rsid w:val="00181B3F"/>
    <w:rsid w:val="00182813"/>
    <w:rsid w:val="00183731"/>
    <w:rsid w:val="0018644F"/>
    <w:rsid w:val="00186822"/>
    <w:rsid w:val="00187979"/>
    <w:rsid w:val="00190257"/>
    <w:rsid w:val="0019044E"/>
    <w:rsid w:val="00190C37"/>
    <w:rsid w:val="001A556C"/>
    <w:rsid w:val="001A5607"/>
    <w:rsid w:val="001B100E"/>
    <w:rsid w:val="001B78FA"/>
    <w:rsid w:val="001C66B6"/>
    <w:rsid w:val="001C7A01"/>
    <w:rsid w:val="001D13A8"/>
    <w:rsid w:val="001D7131"/>
    <w:rsid w:val="001E44F5"/>
    <w:rsid w:val="001E72D8"/>
    <w:rsid w:val="001F5597"/>
    <w:rsid w:val="00206F41"/>
    <w:rsid w:val="00207C5B"/>
    <w:rsid w:val="00212483"/>
    <w:rsid w:val="00216758"/>
    <w:rsid w:val="00220E69"/>
    <w:rsid w:val="00222BAC"/>
    <w:rsid w:val="00222ED2"/>
    <w:rsid w:val="00225AB5"/>
    <w:rsid w:val="00234EEE"/>
    <w:rsid w:val="00241D01"/>
    <w:rsid w:val="00242D70"/>
    <w:rsid w:val="00251137"/>
    <w:rsid w:val="002547DD"/>
    <w:rsid w:val="00274F63"/>
    <w:rsid w:val="002B70B4"/>
    <w:rsid w:val="002B75C8"/>
    <w:rsid w:val="002C2A35"/>
    <w:rsid w:val="002D409A"/>
    <w:rsid w:val="002D4A45"/>
    <w:rsid w:val="002D65E1"/>
    <w:rsid w:val="002F2F2C"/>
    <w:rsid w:val="002F791D"/>
    <w:rsid w:val="00301060"/>
    <w:rsid w:val="00302FFD"/>
    <w:rsid w:val="00305659"/>
    <w:rsid w:val="003110F8"/>
    <w:rsid w:val="0031488F"/>
    <w:rsid w:val="00323C45"/>
    <w:rsid w:val="00326CE1"/>
    <w:rsid w:val="00332D2B"/>
    <w:rsid w:val="00340388"/>
    <w:rsid w:val="00343255"/>
    <w:rsid w:val="003440CD"/>
    <w:rsid w:val="00345C52"/>
    <w:rsid w:val="00350F9F"/>
    <w:rsid w:val="00351456"/>
    <w:rsid w:val="00356B5B"/>
    <w:rsid w:val="003636E9"/>
    <w:rsid w:val="00371762"/>
    <w:rsid w:val="003732DF"/>
    <w:rsid w:val="003747EE"/>
    <w:rsid w:val="00376D6A"/>
    <w:rsid w:val="00380004"/>
    <w:rsid w:val="00380B36"/>
    <w:rsid w:val="00396EE4"/>
    <w:rsid w:val="003A4E87"/>
    <w:rsid w:val="003A76D3"/>
    <w:rsid w:val="003C5A17"/>
    <w:rsid w:val="003C6670"/>
    <w:rsid w:val="003D10B2"/>
    <w:rsid w:val="003D2F57"/>
    <w:rsid w:val="003D4C28"/>
    <w:rsid w:val="003D64B3"/>
    <w:rsid w:val="003F3A89"/>
    <w:rsid w:val="00403066"/>
    <w:rsid w:val="0041145F"/>
    <w:rsid w:val="004144B8"/>
    <w:rsid w:val="00424AFE"/>
    <w:rsid w:val="00435E72"/>
    <w:rsid w:val="0044519B"/>
    <w:rsid w:val="00451EB6"/>
    <w:rsid w:val="0045325E"/>
    <w:rsid w:val="00454B81"/>
    <w:rsid w:val="00461398"/>
    <w:rsid w:val="00470DA6"/>
    <w:rsid w:val="004948FC"/>
    <w:rsid w:val="004A04AE"/>
    <w:rsid w:val="004A70F4"/>
    <w:rsid w:val="004B1D64"/>
    <w:rsid w:val="004B3062"/>
    <w:rsid w:val="004B5261"/>
    <w:rsid w:val="004C0839"/>
    <w:rsid w:val="004C4689"/>
    <w:rsid w:val="004C5956"/>
    <w:rsid w:val="004C6DA0"/>
    <w:rsid w:val="004D5A28"/>
    <w:rsid w:val="004E3EE9"/>
    <w:rsid w:val="004F054F"/>
    <w:rsid w:val="004F1371"/>
    <w:rsid w:val="004F678B"/>
    <w:rsid w:val="00513F93"/>
    <w:rsid w:val="0051495D"/>
    <w:rsid w:val="0051527E"/>
    <w:rsid w:val="00520F44"/>
    <w:rsid w:val="00524F63"/>
    <w:rsid w:val="00530B4D"/>
    <w:rsid w:val="00545A90"/>
    <w:rsid w:val="00547451"/>
    <w:rsid w:val="0055274B"/>
    <w:rsid w:val="00563D8D"/>
    <w:rsid w:val="00570B48"/>
    <w:rsid w:val="00573BFD"/>
    <w:rsid w:val="00576906"/>
    <w:rsid w:val="005834A7"/>
    <w:rsid w:val="00590493"/>
    <w:rsid w:val="00593CBA"/>
    <w:rsid w:val="005A0598"/>
    <w:rsid w:val="005A0757"/>
    <w:rsid w:val="005A6580"/>
    <w:rsid w:val="005B0820"/>
    <w:rsid w:val="005B1302"/>
    <w:rsid w:val="005B3286"/>
    <w:rsid w:val="005B73AE"/>
    <w:rsid w:val="005B7C42"/>
    <w:rsid w:val="005C0FB5"/>
    <w:rsid w:val="005C2A44"/>
    <w:rsid w:val="005C5A87"/>
    <w:rsid w:val="005C66D3"/>
    <w:rsid w:val="005C7979"/>
    <w:rsid w:val="005D0406"/>
    <w:rsid w:val="005D0B96"/>
    <w:rsid w:val="005D26B4"/>
    <w:rsid w:val="005E0C77"/>
    <w:rsid w:val="005E1903"/>
    <w:rsid w:val="005E45B4"/>
    <w:rsid w:val="005E78D1"/>
    <w:rsid w:val="005F2554"/>
    <w:rsid w:val="005F4FB0"/>
    <w:rsid w:val="005F599F"/>
    <w:rsid w:val="00607723"/>
    <w:rsid w:val="00613FA1"/>
    <w:rsid w:val="00616B07"/>
    <w:rsid w:val="00616F75"/>
    <w:rsid w:val="006174D0"/>
    <w:rsid w:val="00620040"/>
    <w:rsid w:val="00626D67"/>
    <w:rsid w:val="0062705A"/>
    <w:rsid w:val="006273D1"/>
    <w:rsid w:val="006370EA"/>
    <w:rsid w:val="006408DF"/>
    <w:rsid w:val="00643366"/>
    <w:rsid w:val="00650478"/>
    <w:rsid w:val="00654170"/>
    <w:rsid w:val="00663F9E"/>
    <w:rsid w:val="006674AE"/>
    <w:rsid w:val="00672C02"/>
    <w:rsid w:val="00677205"/>
    <w:rsid w:val="00685A64"/>
    <w:rsid w:val="006867D3"/>
    <w:rsid w:val="006939BB"/>
    <w:rsid w:val="0069691B"/>
    <w:rsid w:val="006A0EF0"/>
    <w:rsid w:val="006A1B6B"/>
    <w:rsid w:val="006B39E4"/>
    <w:rsid w:val="006B562A"/>
    <w:rsid w:val="006B5AE0"/>
    <w:rsid w:val="006B68B4"/>
    <w:rsid w:val="006C222E"/>
    <w:rsid w:val="006C4254"/>
    <w:rsid w:val="006C4482"/>
    <w:rsid w:val="006D0698"/>
    <w:rsid w:val="006D3174"/>
    <w:rsid w:val="006D58FA"/>
    <w:rsid w:val="006E08AA"/>
    <w:rsid w:val="006E367E"/>
    <w:rsid w:val="006E5159"/>
    <w:rsid w:val="006F4A8D"/>
    <w:rsid w:val="00712FE4"/>
    <w:rsid w:val="00721B0C"/>
    <w:rsid w:val="007239B6"/>
    <w:rsid w:val="00730D92"/>
    <w:rsid w:val="0076047C"/>
    <w:rsid w:val="00760F1D"/>
    <w:rsid w:val="00766629"/>
    <w:rsid w:val="00780347"/>
    <w:rsid w:val="007973BE"/>
    <w:rsid w:val="007B1F0A"/>
    <w:rsid w:val="007B41A4"/>
    <w:rsid w:val="007C1470"/>
    <w:rsid w:val="007C741C"/>
    <w:rsid w:val="007D0258"/>
    <w:rsid w:val="007D4C51"/>
    <w:rsid w:val="007D5BC0"/>
    <w:rsid w:val="007E5FE0"/>
    <w:rsid w:val="007E75C1"/>
    <w:rsid w:val="007F0612"/>
    <w:rsid w:val="007F21AA"/>
    <w:rsid w:val="007F64B6"/>
    <w:rsid w:val="007F75A8"/>
    <w:rsid w:val="008009F2"/>
    <w:rsid w:val="00806947"/>
    <w:rsid w:val="00811C6D"/>
    <w:rsid w:val="0081222C"/>
    <w:rsid w:val="008147EA"/>
    <w:rsid w:val="008209E9"/>
    <w:rsid w:val="00824A8E"/>
    <w:rsid w:val="00826477"/>
    <w:rsid w:val="0082665D"/>
    <w:rsid w:val="0085062D"/>
    <w:rsid w:val="008516A5"/>
    <w:rsid w:val="00851BFD"/>
    <w:rsid w:val="0085217E"/>
    <w:rsid w:val="008530D6"/>
    <w:rsid w:val="00864E30"/>
    <w:rsid w:val="00867E27"/>
    <w:rsid w:val="00872F88"/>
    <w:rsid w:val="008811C7"/>
    <w:rsid w:val="00881DD7"/>
    <w:rsid w:val="00884C2F"/>
    <w:rsid w:val="008920B5"/>
    <w:rsid w:val="00893C39"/>
    <w:rsid w:val="008A316C"/>
    <w:rsid w:val="008A3A56"/>
    <w:rsid w:val="008A4153"/>
    <w:rsid w:val="008A69F4"/>
    <w:rsid w:val="008A7807"/>
    <w:rsid w:val="008B77C8"/>
    <w:rsid w:val="008C2878"/>
    <w:rsid w:val="008C2F75"/>
    <w:rsid w:val="008D0A30"/>
    <w:rsid w:val="008D1E81"/>
    <w:rsid w:val="008D3C72"/>
    <w:rsid w:val="008D5A73"/>
    <w:rsid w:val="008E4D34"/>
    <w:rsid w:val="008F5141"/>
    <w:rsid w:val="00904763"/>
    <w:rsid w:val="00904BCA"/>
    <w:rsid w:val="00915A73"/>
    <w:rsid w:val="00936C77"/>
    <w:rsid w:val="00937686"/>
    <w:rsid w:val="00940576"/>
    <w:rsid w:val="009414DF"/>
    <w:rsid w:val="00942E43"/>
    <w:rsid w:val="0094322A"/>
    <w:rsid w:val="0096407A"/>
    <w:rsid w:val="00964B65"/>
    <w:rsid w:val="0096523B"/>
    <w:rsid w:val="00967FB2"/>
    <w:rsid w:val="00973A7B"/>
    <w:rsid w:val="009A2407"/>
    <w:rsid w:val="009A2E09"/>
    <w:rsid w:val="009B066D"/>
    <w:rsid w:val="009B090C"/>
    <w:rsid w:val="009B7D2D"/>
    <w:rsid w:val="009C0D36"/>
    <w:rsid w:val="009D2AD5"/>
    <w:rsid w:val="009D6DF3"/>
    <w:rsid w:val="009E10D5"/>
    <w:rsid w:val="009E13FA"/>
    <w:rsid w:val="009F385D"/>
    <w:rsid w:val="009F4649"/>
    <w:rsid w:val="009F5E85"/>
    <w:rsid w:val="009F6FBF"/>
    <w:rsid w:val="00A06915"/>
    <w:rsid w:val="00A10E0F"/>
    <w:rsid w:val="00A1325A"/>
    <w:rsid w:val="00A13EB7"/>
    <w:rsid w:val="00A21A5A"/>
    <w:rsid w:val="00A21B0A"/>
    <w:rsid w:val="00A238CA"/>
    <w:rsid w:val="00A23B8F"/>
    <w:rsid w:val="00A25DB5"/>
    <w:rsid w:val="00A27490"/>
    <w:rsid w:val="00A3164E"/>
    <w:rsid w:val="00A339A5"/>
    <w:rsid w:val="00A61A54"/>
    <w:rsid w:val="00A6290C"/>
    <w:rsid w:val="00A634A9"/>
    <w:rsid w:val="00A7446B"/>
    <w:rsid w:val="00A74F07"/>
    <w:rsid w:val="00A75723"/>
    <w:rsid w:val="00A85DCC"/>
    <w:rsid w:val="00A868A1"/>
    <w:rsid w:val="00A86E4A"/>
    <w:rsid w:val="00A93D02"/>
    <w:rsid w:val="00A93E1D"/>
    <w:rsid w:val="00A947C5"/>
    <w:rsid w:val="00A94D20"/>
    <w:rsid w:val="00A95AA3"/>
    <w:rsid w:val="00AA16A4"/>
    <w:rsid w:val="00AA2145"/>
    <w:rsid w:val="00AA7070"/>
    <w:rsid w:val="00AB04AF"/>
    <w:rsid w:val="00AB0546"/>
    <w:rsid w:val="00AB1BE7"/>
    <w:rsid w:val="00AB32A0"/>
    <w:rsid w:val="00AC0EA2"/>
    <w:rsid w:val="00AE7281"/>
    <w:rsid w:val="00AF38C7"/>
    <w:rsid w:val="00AF6372"/>
    <w:rsid w:val="00AF74AA"/>
    <w:rsid w:val="00B04090"/>
    <w:rsid w:val="00B06A70"/>
    <w:rsid w:val="00B15808"/>
    <w:rsid w:val="00B27CEB"/>
    <w:rsid w:val="00B27F85"/>
    <w:rsid w:val="00B31799"/>
    <w:rsid w:val="00B32E26"/>
    <w:rsid w:val="00B4159F"/>
    <w:rsid w:val="00B471CB"/>
    <w:rsid w:val="00B528C1"/>
    <w:rsid w:val="00B61E15"/>
    <w:rsid w:val="00B73FF5"/>
    <w:rsid w:val="00B74BBA"/>
    <w:rsid w:val="00B75363"/>
    <w:rsid w:val="00B762C1"/>
    <w:rsid w:val="00B76579"/>
    <w:rsid w:val="00B80F1C"/>
    <w:rsid w:val="00B922EF"/>
    <w:rsid w:val="00B94659"/>
    <w:rsid w:val="00BA5EE1"/>
    <w:rsid w:val="00BA63A7"/>
    <w:rsid w:val="00BB4520"/>
    <w:rsid w:val="00BB4F94"/>
    <w:rsid w:val="00BC6502"/>
    <w:rsid w:val="00BD0151"/>
    <w:rsid w:val="00BD1A16"/>
    <w:rsid w:val="00BD4D0C"/>
    <w:rsid w:val="00BD6067"/>
    <w:rsid w:val="00BE1F8B"/>
    <w:rsid w:val="00BE4321"/>
    <w:rsid w:val="00BF2A56"/>
    <w:rsid w:val="00BF5771"/>
    <w:rsid w:val="00C00D7E"/>
    <w:rsid w:val="00C04D99"/>
    <w:rsid w:val="00C14DEE"/>
    <w:rsid w:val="00C21508"/>
    <w:rsid w:val="00C23C75"/>
    <w:rsid w:val="00C24462"/>
    <w:rsid w:val="00C258C4"/>
    <w:rsid w:val="00C268DB"/>
    <w:rsid w:val="00C278D5"/>
    <w:rsid w:val="00C320E8"/>
    <w:rsid w:val="00C335F4"/>
    <w:rsid w:val="00C338F2"/>
    <w:rsid w:val="00C3507D"/>
    <w:rsid w:val="00C35BF9"/>
    <w:rsid w:val="00C4105B"/>
    <w:rsid w:val="00C41CFB"/>
    <w:rsid w:val="00C51EB5"/>
    <w:rsid w:val="00C63C92"/>
    <w:rsid w:val="00C66ED5"/>
    <w:rsid w:val="00C71D8D"/>
    <w:rsid w:val="00C73BFA"/>
    <w:rsid w:val="00C8149C"/>
    <w:rsid w:val="00C84662"/>
    <w:rsid w:val="00C87F53"/>
    <w:rsid w:val="00CA5FF5"/>
    <w:rsid w:val="00CB0AC7"/>
    <w:rsid w:val="00CB1DDE"/>
    <w:rsid w:val="00CC082F"/>
    <w:rsid w:val="00CC161B"/>
    <w:rsid w:val="00CC55D2"/>
    <w:rsid w:val="00CC7873"/>
    <w:rsid w:val="00CD1B5E"/>
    <w:rsid w:val="00CD6047"/>
    <w:rsid w:val="00CE328B"/>
    <w:rsid w:val="00CE43EA"/>
    <w:rsid w:val="00CE5725"/>
    <w:rsid w:val="00CF2591"/>
    <w:rsid w:val="00D0141B"/>
    <w:rsid w:val="00D0335B"/>
    <w:rsid w:val="00D041BE"/>
    <w:rsid w:val="00D13DD3"/>
    <w:rsid w:val="00D207B2"/>
    <w:rsid w:val="00D2271B"/>
    <w:rsid w:val="00D262E9"/>
    <w:rsid w:val="00D269AE"/>
    <w:rsid w:val="00D273FC"/>
    <w:rsid w:val="00D3296E"/>
    <w:rsid w:val="00D36B59"/>
    <w:rsid w:val="00D414A9"/>
    <w:rsid w:val="00D573F5"/>
    <w:rsid w:val="00D664A4"/>
    <w:rsid w:val="00D71D66"/>
    <w:rsid w:val="00D72CB6"/>
    <w:rsid w:val="00D72D88"/>
    <w:rsid w:val="00D74D93"/>
    <w:rsid w:val="00D75317"/>
    <w:rsid w:val="00D770C0"/>
    <w:rsid w:val="00DA10C8"/>
    <w:rsid w:val="00DA329B"/>
    <w:rsid w:val="00DA4A54"/>
    <w:rsid w:val="00DA4E82"/>
    <w:rsid w:val="00DB1778"/>
    <w:rsid w:val="00DB2043"/>
    <w:rsid w:val="00DB504F"/>
    <w:rsid w:val="00DC0BD6"/>
    <w:rsid w:val="00DC3887"/>
    <w:rsid w:val="00DD2B29"/>
    <w:rsid w:val="00DE78DB"/>
    <w:rsid w:val="00E0404D"/>
    <w:rsid w:val="00E1155B"/>
    <w:rsid w:val="00E15205"/>
    <w:rsid w:val="00E174CE"/>
    <w:rsid w:val="00E20314"/>
    <w:rsid w:val="00E22722"/>
    <w:rsid w:val="00E22832"/>
    <w:rsid w:val="00E23A8F"/>
    <w:rsid w:val="00E249E6"/>
    <w:rsid w:val="00E34847"/>
    <w:rsid w:val="00E41117"/>
    <w:rsid w:val="00E52E8C"/>
    <w:rsid w:val="00E57F0E"/>
    <w:rsid w:val="00E60FC2"/>
    <w:rsid w:val="00E662B6"/>
    <w:rsid w:val="00E74C59"/>
    <w:rsid w:val="00E8130C"/>
    <w:rsid w:val="00E815EF"/>
    <w:rsid w:val="00E830B1"/>
    <w:rsid w:val="00E94D72"/>
    <w:rsid w:val="00E9604A"/>
    <w:rsid w:val="00EA5C5C"/>
    <w:rsid w:val="00EB38D9"/>
    <w:rsid w:val="00EC7231"/>
    <w:rsid w:val="00ED0208"/>
    <w:rsid w:val="00ED62A0"/>
    <w:rsid w:val="00ED706E"/>
    <w:rsid w:val="00EE110E"/>
    <w:rsid w:val="00EE2E1A"/>
    <w:rsid w:val="00F05FBC"/>
    <w:rsid w:val="00F13FC6"/>
    <w:rsid w:val="00F16198"/>
    <w:rsid w:val="00F17C50"/>
    <w:rsid w:val="00F20031"/>
    <w:rsid w:val="00F21D16"/>
    <w:rsid w:val="00F22B2A"/>
    <w:rsid w:val="00F247D3"/>
    <w:rsid w:val="00F25C66"/>
    <w:rsid w:val="00F2708E"/>
    <w:rsid w:val="00F3612B"/>
    <w:rsid w:val="00F404A8"/>
    <w:rsid w:val="00F40B42"/>
    <w:rsid w:val="00F4246C"/>
    <w:rsid w:val="00F62170"/>
    <w:rsid w:val="00F63C73"/>
    <w:rsid w:val="00F6507A"/>
    <w:rsid w:val="00F712FF"/>
    <w:rsid w:val="00F745E7"/>
    <w:rsid w:val="00F76778"/>
    <w:rsid w:val="00F81595"/>
    <w:rsid w:val="00F82EA1"/>
    <w:rsid w:val="00F83472"/>
    <w:rsid w:val="00F858E6"/>
    <w:rsid w:val="00F906D1"/>
    <w:rsid w:val="00F93758"/>
    <w:rsid w:val="00FA2F08"/>
    <w:rsid w:val="00FA79B2"/>
    <w:rsid w:val="00FB02A5"/>
    <w:rsid w:val="00FB1757"/>
    <w:rsid w:val="00FC0599"/>
    <w:rsid w:val="00FC29DB"/>
    <w:rsid w:val="00FC2DE2"/>
    <w:rsid w:val="00FC5D41"/>
    <w:rsid w:val="00FD56A6"/>
    <w:rsid w:val="00FD682D"/>
    <w:rsid w:val="00FD7818"/>
    <w:rsid w:val="00FE0343"/>
    <w:rsid w:val="00FE5170"/>
    <w:rsid w:val="00FE5D09"/>
    <w:rsid w:val="00FE61B2"/>
    <w:rsid w:val="00FE61C0"/>
    <w:rsid w:val="00FF2C9B"/>
    <w:rsid w:val="00FF535A"/>
    <w:rsid w:val="00FF5BE0"/>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A6A4"/>
  <w15:chartTrackingRefBased/>
  <w15:docId w15:val="{1D21A206-7868-4122-AE7A-B1A49485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08"/>
    <w:pPr>
      <w:spacing w:after="160" w:line="259" w:lineRule="auto"/>
    </w:pPr>
    <w:rPr>
      <w:rFonts w:ascii="Garamond" w:hAnsi="Garamond"/>
      <w:kern w:val="2"/>
      <w:sz w:val="24"/>
      <w:szCs w:val="24"/>
      <w:lang w:val="es-ES"/>
    </w:rPr>
  </w:style>
  <w:style w:type="paragraph" w:styleId="Ttulo1">
    <w:name w:val="heading 1"/>
    <w:basedOn w:val="Normal"/>
    <w:next w:val="Normal"/>
    <w:link w:val="Ttulo1Car"/>
    <w:uiPriority w:val="9"/>
    <w:qFormat/>
    <w:rsid w:val="00530B4D"/>
    <w:pPr>
      <w:keepNext/>
      <w:keepLines/>
      <w:spacing w:after="0" w:line="240" w:lineRule="auto"/>
      <w:outlineLvl w:val="0"/>
    </w:pPr>
    <w:rPr>
      <w:rFonts w:eastAsiaTheme="majorEastAsia" w:cstheme="majorBidi"/>
      <w:b/>
      <w:bCs/>
      <w:sz w:val="22"/>
      <w:szCs w:val="22"/>
    </w:rPr>
  </w:style>
  <w:style w:type="paragraph" w:styleId="Ttulo2">
    <w:name w:val="heading 2"/>
    <w:basedOn w:val="Normal"/>
    <w:next w:val="Normal"/>
    <w:link w:val="Ttulo2Car"/>
    <w:uiPriority w:val="9"/>
    <w:semiHidden/>
    <w:unhideWhenUsed/>
    <w:qFormat/>
    <w:rsid w:val="00C35BF9"/>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5BF9"/>
    <w:pPr>
      <w:keepNext/>
      <w:keepLines/>
      <w:spacing w:before="160" w:after="80" w:line="240" w:lineRule="auto"/>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5BF9"/>
    <w:pPr>
      <w:keepNext/>
      <w:keepLines/>
      <w:spacing w:before="80" w:after="40" w:line="240" w:lineRule="auto"/>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C35BF9"/>
    <w:pPr>
      <w:keepNext/>
      <w:keepLines/>
      <w:spacing w:before="80" w:after="40" w:line="240" w:lineRule="auto"/>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C35BF9"/>
    <w:pPr>
      <w:keepNext/>
      <w:keepLines/>
      <w:spacing w:before="40" w:after="0" w:line="240" w:lineRule="auto"/>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35BF9"/>
    <w:pPr>
      <w:keepNext/>
      <w:keepLines/>
      <w:spacing w:before="40" w:after="0" w:line="240" w:lineRule="auto"/>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35BF9"/>
    <w:pPr>
      <w:keepNext/>
      <w:keepLines/>
      <w:spacing w:after="0" w:line="240" w:lineRule="auto"/>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35BF9"/>
    <w:pPr>
      <w:keepNext/>
      <w:keepLines/>
      <w:spacing w:after="0" w:line="240" w:lineRule="auto"/>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Book">
    <w:name w:val="Estilo Book"/>
    <w:basedOn w:val="Normal"/>
    <w:link w:val="EstiloBookCar"/>
    <w:autoRedefine/>
    <w:qFormat/>
    <w:rsid w:val="00FA79B2"/>
    <w:pPr>
      <w:spacing w:after="0" w:line="240" w:lineRule="auto"/>
      <w:jc w:val="center"/>
    </w:pPr>
    <w:rPr>
      <w:sz w:val="32"/>
      <w:szCs w:val="32"/>
    </w:rPr>
  </w:style>
  <w:style w:type="character" w:customStyle="1" w:styleId="EstiloBookCar">
    <w:name w:val="Estilo Book Car"/>
    <w:basedOn w:val="Fuentedeprrafopredeter"/>
    <w:link w:val="EstiloBook"/>
    <w:rsid w:val="00FA79B2"/>
    <w:rPr>
      <w:rFonts w:ascii="Garamond" w:hAnsi="Garamond"/>
      <w:kern w:val="2"/>
      <w:sz w:val="32"/>
      <w:szCs w:val="32"/>
      <w:lang w:val="es-ES"/>
    </w:rPr>
  </w:style>
  <w:style w:type="paragraph" w:styleId="TDC1">
    <w:name w:val="toc 1"/>
    <w:basedOn w:val="Normal"/>
    <w:next w:val="Normal"/>
    <w:autoRedefine/>
    <w:uiPriority w:val="39"/>
    <w:unhideWhenUsed/>
    <w:qFormat/>
    <w:rsid w:val="00E8130C"/>
    <w:pPr>
      <w:tabs>
        <w:tab w:val="left" w:leader="dot" w:pos="340"/>
        <w:tab w:val="left" w:pos="2300"/>
        <w:tab w:val="right" w:leader="dot" w:pos="5751"/>
      </w:tabs>
      <w:spacing w:after="0"/>
      <w:jc w:val="both"/>
    </w:pPr>
    <w:rPr>
      <w:sz w:val="22"/>
    </w:rPr>
  </w:style>
  <w:style w:type="paragraph" w:customStyle="1" w:styleId="articleparagraph">
    <w:name w:val="article__paragraph"/>
    <w:basedOn w:val="Normal"/>
    <w:autoRedefine/>
    <w:qFormat/>
    <w:rsid w:val="00677205"/>
    <w:pPr>
      <w:spacing w:after="0" w:line="240" w:lineRule="auto"/>
      <w:jc w:val="center"/>
    </w:pPr>
    <w:rPr>
      <w:rFonts w:eastAsia="Times New Roman" w:cs="Times New Roman"/>
      <w:kern w:val="0"/>
      <w:sz w:val="32"/>
      <w:lang w:val="fr-FR" w:eastAsia="fr-CH"/>
      <w14:ligatures w14:val="none"/>
    </w:rPr>
  </w:style>
  <w:style w:type="character" w:customStyle="1" w:styleId="Ttulo1Car">
    <w:name w:val="Título 1 Car"/>
    <w:basedOn w:val="Fuentedeprrafopredeter"/>
    <w:link w:val="Ttulo1"/>
    <w:uiPriority w:val="9"/>
    <w:rsid w:val="00530B4D"/>
    <w:rPr>
      <w:rFonts w:ascii="Garamond" w:eastAsiaTheme="majorEastAsia" w:hAnsi="Garamond" w:cstheme="majorBidi"/>
      <w:b/>
      <w:bCs/>
      <w:kern w:val="2"/>
      <w:lang w:val="es-ES"/>
    </w:rPr>
  </w:style>
  <w:style w:type="character" w:customStyle="1" w:styleId="Ttulo2Car">
    <w:name w:val="Título 2 Car"/>
    <w:basedOn w:val="Fuentedeprrafopredeter"/>
    <w:link w:val="Ttulo2"/>
    <w:uiPriority w:val="9"/>
    <w:semiHidden/>
    <w:rsid w:val="00C35BF9"/>
    <w:rPr>
      <w:rFonts w:asciiTheme="majorHAnsi" w:eastAsiaTheme="majorEastAsia" w:hAnsiTheme="majorHAnsi" w:cstheme="majorBidi"/>
      <w:color w:val="2F5496" w:themeColor="accent1" w:themeShade="BF"/>
      <w:kern w:val="2"/>
      <w:sz w:val="32"/>
      <w:szCs w:val="32"/>
      <w:lang w:val="es-ES"/>
    </w:rPr>
  </w:style>
  <w:style w:type="character" w:customStyle="1" w:styleId="Ttulo3Car">
    <w:name w:val="Título 3 Car"/>
    <w:basedOn w:val="Fuentedeprrafopredeter"/>
    <w:link w:val="Ttulo3"/>
    <w:uiPriority w:val="9"/>
    <w:semiHidden/>
    <w:rsid w:val="00C35BF9"/>
    <w:rPr>
      <w:rFonts w:eastAsiaTheme="majorEastAsia" w:cstheme="majorBidi"/>
      <w:color w:val="2F5496" w:themeColor="accent1" w:themeShade="BF"/>
      <w:kern w:val="2"/>
      <w:sz w:val="28"/>
      <w:szCs w:val="28"/>
      <w:lang w:val="es-ES"/>
    </w:rPr>
  </w:style>
  <w:style w:type="character" w:customStyle="1" w:styleId="Ttulo4Car">
    <w:name w:val="Título 4 Car"/>
    <w:basedOn w:val="Fuentedeprrafopredeter"/>
    <w:link w:val="Ttulo4"/>
    <w:uiPriority w:val="9"/>
    <w:semiHidden/>
    <w:rsid w:val="00C35BF9"/>
    <w:rPr>
      <w:rFonts w:eastAsiaTheme="majorEastAsia" w:cstheme="majorBidi"/>
      <w:i/>
      <w:iCs/>
      <w:color w:val="2F5496" w:themeColor="accent1" w:themeShade="BF"/>
      <w:kern w:val="2"/>
      <w:sz w:val="24"/>
      <w:szCs w:val="24"/>
      <w:lang w:val="es-ES"/>
    </w:rPr>
  </w:style>
  <w:style w:type="character" w:customStyle="1" w:styleId="Ttulo5Car">
    <w:name w:val="Título 5 Car"/>
    <w:basedOn w:val="Fuentedeprrafopredeter"/>
    <w:link w:val="Ttulo5"/>
    <w:uiPriority w:val="9"/>
    <w:semiHidden/>
    <w:rsid w:val="00C35BF9"/>
    <w:rPr>
      <w:rFonts w:eastAsiaTheme="majorEastAsia" w:cstheme="majorBidi"/>
      <w:color w:val="2F5496" w:themeColor="accent1" w:themeShade="BF"/>
      <w:kern w:val="2"/>
      <w:sz w:val="24"/>
      <w:szCs w:val="24"/>
      <w:lang w:val="es-ES"/>
    </w:rPr>
  </w:style>
  <w:style w:type="character" w:customStyle="1" w:styleId="Ttulo6Car">
    <w:name w:val="Título 6 Car"/>
    <w:basedOn w:val="Fuentedeprrafopredeter"/>
    <w:link w:val="Ttulo6"/>
    <w:uiPriority w:val="9"/>
    <w:semiHidden/>
    <w:rsid w:val="00C35BF9"/>
    <w:rPr>
      <w:rFonts w:eastAsiaTheme="majorEastAsia" w:cstheme="majorBidi"/>
      <w:i/>
      <w:iCs/>
      <w:color w:val="595959" w:themeColor="text1" w:themeTint="A6"/>
      <w:kern w:val="2"/>
      <w:sz w:val="24"/>
      <w:szCs w:val="24"/>
      <w:lang w:val="es-ES"/>
    </w:rPr>
  </w:style>
  <w:style w:type="character" w:customStyle="1" w:styleId="Ttulo7Car">
    <w:name w:val="Título 7 Car"/>
    <w:basedOn w:val="Fuentedeprrafopredeter"/>
    <w:link w:val="Ttulo7"/>
    <w:uiPriority w:val="9"/>
    <w:semiHidden/>
    <w:rsid w:val="00C35BF9"/>
    <w:rPr>
      <w:rFonts w:eastAsiaTheme="majorEastAsia" w:cstheme="majorBidi"/>
      <w:color w:val="595959" w:themeColor="text1" w:themeTint="A6"/>
      <w:kern w:val="2"/>
      <w:sz w:val="24"/>
      <w:szCs w:val="24"/>
      <w:lang w:val="es-ES"/>
    </w:rPr>
  </w:style>
  <w:style w:type="character" w:customStyle="1" w:styleId="Ttulo8Car">
    <w:name w:val="Título 8 Car"/>
    <w:basedOn w:val="Fuentedeprrafopredeter"/>
    <w:link w:val="Ttulo8"/>
    <w:uiPriority w:val="9"/>
    <w:semiHidden/>
    <w:rsid w:val="00C35BF9"/>
    <w:rPr>
      <w:rFonts w:eastAsiaTheme="majorEastAsia" w:cstheme="majorBidi"/>
      <w:i/>
      <w:iCs/>
      <w:color w:val="272727" w:themeColor="text1" w:themeTint="D8"/>
      <w:kern w:val="2"/>
      <w:sz w:val="24"/>
      <w:szCs w:val="24"/>
      <w:lang w:val="es-ES"/>
    </w:rPr>
  </w:style>
  <w:style w:type="character" w:customStyle="1" w:styleId="Ttulo9Car">
    <w:name w:val="Título 9 Car"/>
    <w:basedOn w:val="Fuentedeprrafopredeter"/>
    <w:link w:val="Ttulo9"/>
    <w:uiPriority w:val="9"/>
    <w:semiHidden/>
    <w:rsid w:val="00C35BF9"/>
    <w:rPr>
      <w:rFonts w:eastAsiaTheme="majorEastAsia" w:cstheme="majorBidi"/>
      <w:color w:val="272727" w:themeColor="text1" w:themeTint="D8"/>
      <w:kern w:val="2"/>
      <w:sz w:val="24"/>
      <w:szCs w:val="24"/>
      <w:lang w:val="es-ES"/>
    </w:rPr>
  </w:style>
  <w:style w:type="paragraph" w:styleId="Ttulo">
    <w:name w:val="Title"/>
    <w:basedOn w:val="Normal"/>
    <w:next w:val="Normal"/>
    <w:link w:val="TtuloCar"/>
    <w:uiPriority w:val="10"/>
    <w:qFormat/>
    <w:rsid w:val="00C3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5BF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35BF9"/>
    <w:pPr>
      <w:numPr>
        <w:ilvl w:val="1"/>
      </w:numPr>
      <w:spacing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5BF9"/>
    <w:rPr>
      <w:rFonts w:eastAsiaTheme="majorEastAsia" w:cstheme="majorBidi"/>
      <w:color w:val="595959" w:themeColor="text1" w:themeTint="A6"/>
      <w:spacing w:val="15"/>
      <w:kern w:val="2"/>
      <w:sz w:val="28"/>
      <w:szCs w:val="28"/>
      <w:lang w:val="es-ES"/>
    </w:rPr>
  </w:style>
  <w:style w:type="paragraph" w:styleId="Cita">
    <w:name w:val="Quote"/>
    <w:basedOn w:val="Normal"/>
    <w:next w:val="Normal"/>
    <w:link w:val="CitaCar"/>
    <w:uiPriority w:val="29"/>
    <w:qFormat/>
    <w:rsid w:val="00C35BF9"/>
    <w:pPr>
      <w:spacing w:before="160" w:line="240" w:lineRule="auto"/>
      <w:jc w:val="center"/>
    </w:pPr>
    <w:rPr>
      <w:i/>
      <w:iCs/>
      <w:color w:val="404040" w:themeColor="text1" w:themeTint="BF"/>
    </w:rPr>
  </w:style>
  <w:style w:type="character" w:customStyle="1" w:styleId="CitaCar">
    <w:name w:val="Cita Car"/>
    <w:basedOn w:val="Fuentedeprrafopredeter"/>
    <w:link w:val="Cita"/>
    <w:uiPriority w:val="29"/>
    <w:rsid w:val="00C35BF9"/>
    <w:rPr>
      <w:rFonts w:ascii="Garamond" w:hAnsi="Garamond"/>
      <w:i/>
      <w:iCs/>
      <w:color w:val="404040" w:themeColor="text1" w:themeTint="BF"/>
      <w:kern w:val="2"/>
      <w:sz w:val="24"/>
      <w:szCs w:val="24"/>
      <w:lang w:val="es-ES"/>
    </w:rPr>
  </w:style>
  <w:style w:type="paragraph" w:styleId="Prrafodelista">
    <w:name w:val="List Paragraph"/>
    <w:basedOn w:val="Normal"/>
    <w:uiPriority w:val="34"/>
    <w:qFormat/>
    <w:rsid w:val="00C35BF9"/>
    <w:pPr>
      <w:spacing w:after="0" w:line="240" w:lineRule="auto"/>
      <w:ind w:left="720"/>
      <w:contextualSpacing/>
    </w:pPr>
  </w:style>
  <w:style w:type="character" w:styleId="nfasisintenso">
    <w:name w:val="Intense Emphasis"/>
    <w:basedOn w:val="Fuentedeprrafopredeter"/>
    <w:uiPriority w:val="21"/>
    <w:qFormat/>
    <w:rsid w:val="00C35BF9"/>
    <w:rPr>
      <w:i/>
      <w:iCs/>
      <w:color w:val="2F5496" w:themeColor="accent1" w:themeShade="BF"/>
    </w:rPr>
  </w:style>
  <w:style w:type="paragraph" w:styleId="Citadestacada">
    <w:name w:val="Intense Quote"/>
    <w:basedOn w:val="Normal"/>
    <w:next w:val="Normal"/>
    <w:link w:val="CitadestacadaCar"/>
    <w:uiPriority w:val="30"/>
    <w:qFormat/>
    <w:rsid w:val="00C35BF9"/>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5BF9"/>
    <w:rPr>
      <w:rFonts w:ascii="Garamond" w:hAnsi="Garamond"/>
      <w:i/>
      <w:iCs/>
      <w:color w:val="2F5496" w:themeColor="accent1" w:themeShade="BF"/>
      <w:kern w:val="2"/>
      <w:sz w:val="24"/>
      <w:szCs w:val="24"/>
      <w:lang w:val="es-ES"/>
    </w:rPr>
  </w:style>
  <w:style w:type="character" w:styleId="Referenciaintensa">
    <w:name w:val="Intense Reference"/>
    <w:basedOn w:val="Fuentedeprrafopredeter"/>
    <w:uiPriority w:val="32"/>
    <w:qFormat/>
    <w:rsid w:val="00C35BF9"/>
    <w:rPr>
      <w:b/>
      <w:bCs/>
      <w:smallCaps/>
      <w:color w:val="2F5496" w:themeColor="accent1" w:themeShade="BF"/>
      <w:spacing w:val="5"/>
    </w:rPr>
  </w:style>
  <w:style w:type="character" w:styleId="Hipervnculo">
    <w:name w:val="Hyperlink"/>
    <w:basedOn w:val="Fuentedeprrafopredeter"/>
    <w:uiPriority w:val="99"/>
    <w:unhideWhenUsed/>
    <w:rsid w:val="00C35BF9"/>
    <w:rPr>
      <w:color w:val="0563C1" w:themeColor="hyperlink"/>
      <w:u w:val="single"/>
    </w:rPr>
  </w:style>
  <w:style w:type="paragraph" w:styleId="TtuloTDC">
    <w:name w:val="TOC Heading"/>
    <w:basedOn w:val="Ttulo1"/>
    <w:next w:val="Normal"/>
    <w:uiPriority w:val="39"/>
    <w:unhideWhenUsed/>
    <w:qFormat/>
    <w:rsid w:val="00C35BF9"/>
    <w:pPr>
      <w:spacing w:before="240" w:line="259" w:lineRule="auto"/>
      <w:outlineLvl w:val="9"/>
    </w:pPr>
    <w:rPr>
      <w:kern w:val="0"/>
      <w:sz w:val="32"/>
      <w:szCs w:val="32"/>
      <w:lang w:val="es-ES_tradnl" w:eastAsia="es-ES_tradnl"/>
      <w14:ligatures w14:val="none"/>
    </w:rPr>
  </w:style>
  <w:style w:type="paragraph" w:styleId="Encabezado">
    <w:name w:val="header"/>
    <w:basedOn w:val="Normal"/>
    <w:link w:val="EncabezadoCar"/>
    <w:uiPriority w:val="99"/>
    <w:unhideWhenUsed/>
    <w:rsid w:val="00C35B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35BF9"/>
    <w:rPr>
      <w:rFonts w:ascii="Garamond" w:hAnsi="Garamond"/>
      <w:kern w:val="2"/>
      <w:sz w:val="24"/>
      <w:szCs w:val="24"/>
      <w:lang w:val="es-ES"/>
    </w:rPr>
  </w:style>
  <w:style w:type="paragraph" w:styleId="Piedepgina">
    <w:name w:val="footer"/>
    <w:basedOn w:val="Normal"/>
    <w:link w:val="PiedepginaCar"/>
    <w:uiPriority w:val="99"/>
    <w:unhideWhenUsed/>
    <w:rsid w:val="00C35B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35BF9"/>
    <w:rPr>
      <w:rFonts w:ascii="Garamond" w:hAnsi="Garamond"/>
      <w:kern w:val="2"/>
      <w:sz w:val="24"/>
      <w:szCs w:val="24"/>
      <w:lang w:val="es-ES"/>
    </w:rPr>
  </w:style>
  <w:style w:type="character" w:styleId="Mencinsinresolver">
    <w:name w:val="Unresolved Mention"/>
    <w:basedOn w:val="Fuentedeprrafopredeter"/>
    <w:uiPriority w:val="99"/>
    <w:semiHidden/>
    <w:unhideWhenUsed/>
    <w:rsid w:val="00904763"/>
    <w:rPr>
      <w:color w:val="605E5C"/>
      <w:shd w:val="clear" w:color="auto" w:fill="E1DFDD"/>
    </w:rPr>
  </w:style>
  <w:style w:type="character" w:styleId="Refdecomentario">
    <w:name w:val="annotation reference"/>
    <w:basedOn w:val="Fuentedeprrafopredeter"/>
    <w:uiPriority w:val="99"/>
    <w:semiHidden/>
    <w:unhideWhenUsed/>
    <w:rsid w:val="00220E69"/>
    <w:rPr>
      <w:sz w:val="16"/>
      <w:szCs w:val="16"/>
    </w:rPr>
  </w:style>
  <w:style w:type="paragraph" w:styleId="Textocomentario">
    <w:name w:val="annotation text"/>
    <w:basedOn w:val="Normal"/>
    <w:link w:val="TextocomentarioCar"/>
    <w:uiPriority w:val="99"/>
    <w:semiHidden/>
    <w:unhideWhenUsed/>
    <w:rsid w:val="00220E6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20E69"/>
    <w:rPr>
      <w:rFonts w:ascii="Garamond" w:hAnsi="Garamond"/>
      <w:kern w:val="2"/>
      <w:sz w:val="20"/>
      <w:szCs w:val="20"/>
      <w:lang w:val="es-ES"/>
    </w:rPr>
  </w:style>
  <w:style w:type="paragraph" w:styleId="Asuntodelcomentario">
    <w:name w:val="annotation subject"/>
    <w:basedOn w:val="Textocomentario"/>
    <w:next w:val="Textocomentario"/>
    <w:link w:val="AsuntodelcomentarioCar"/>
    <w:uiPriority w:val="99"/>
    <w:semiHidden/>
    <w:unhideWhenUsed/>
    <w:rsid w:val="00220E69"/>
    <w:rPr>
      <w:b/>
      <w:bCs/>
    </w:rPr>
  </w:style>
  <w:style w:type="character" w:customStyle="1" w:styleId="AsuntodelcomentarioCar">
    <w:name w:val="Asunto del comentario Car"/>
    <w:basedOn w:val="TextocomentarioCar"/>
    <w:link w:val="Asuntodelcomentario"/>
    <w:uiPriority w:val="99"/>
    <w:semiHidden/>
    <w:rsid w:val="00220E69"/>
    <w:rPr>
      <w:rFonts w:ascii="Garamond" w:hAnsi="Garamond"/>
      <w:b/>
      <w:bCs/>
      <w:kern w:val="2"/>
      <w:sz w:val="20"/>
      <w:szCs w:val="20"/>
      <w:lang w:val="es-ES"/>
    </w:rPr>
  </w:style>
  <w:style w:type="paragraph" w:styleId="Revisin">
    <w:name w:val="Revision"/>
    <w:hidden/>
    <w:uiPriority w:val="99"/>
    <w:semiHidden/>
    <w:rsid w:val="00220E69"/>
    <w:rPr>
      <w:rFonts w:ascii="Garamond" w:hAnsi="Garamond"/>
      <w:kern w:val="2"/>
      <w:sz w:val="24"/>
      <w:szCs w:val="24"/>
      <w:lang w:val="es-ES"/>
    </w:rPr>
  </w:style>
  <w:style w:type="paragraph" w:styleId="TDC2">
    <w:name w:val="toc 2"/>
    <w:basedOn w:val="Normal"/>
    <w:next w:val="Normal"/>
    <w:autoRedefine/>
    <w:uiPriority w:val="39"/>
    <w:unhideWhenUsed/>
    <w:rsid w:val="00530B4D"/>
    <w:pPr>
      <w:spacing w:after="100"/>
      <w:ind w:left="220"/>
    </w:pPr>
    <w:rPr>
      <w:rFonts w:asciiTheme="minorHAnsi" w:eastAsiaTheme="minorEastAsia" w:hAnsiTheme="minorHAnsi" w:cs="Times New Roman"/>
      <w:kern w:val="0"/>
      <w:sz w:val="22"/>
      <w:szCs w:val="22"/>
      <w:lang w:val="es-ES_tradnl" w:eastAsia="es-ES_tradnl"/>
      <w14:ligatures w14:val="none"/>
    </w:rPr>
  </w:style>
  <w:style w:type="paragraph" w:styleId="TDC3">
    <w:name w:val="toc 3"/>
    <w:basedOn w:val="Normal"/>
    <w:next w:val="Normal"/>
    <w:autoRedefine/>
    <w:uiPriority w:val="39"/>
    <w:unhideWhenUsed/>
    <w:rsid w:val="00530B4D"/>
    <w:pPr>
      <w:spacing w:after="100"/>
      <w:ind w:left="440"/>
    </w:pPr>
    <w:rPr>
      <w:rFonts w:asciiTheme="minorHAnsi" w:eastAsiaTheme="minorEastAsia" w:hAnsiTheme="minorHAnsi" w:cs="Times New Roman"/>
      <w:kern w:val="0"/>
      <w:sz w:val="22"/>
      <w:szCs w:val="22"/>
      <w:lang w:val="es-ES_tradnl" w:eastAsia="es-ES_tradnl"/>
      <w14:ligatures w14:val="none"/>
    </w:rPr>
  </w:style>
  <w:style w:type="paragraph" w:styleId="NormalWeb">
    <w:name w:val="Normal (Web)"/>
    <w:basedOn w:val="Normal"/>
    <w:uiPriority w:val="99"/>
    <w:semiHidden/>
    <w:unhideWhenUsed/>
    <w:rsid w:val="00AF38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0562">
      <w:bodyDiv w:val="1"/>
      <w:marLeft w:val="0"/>
      <w:marRight w:val="0"/>
      <w:marTop w:val="0"/>
      <w:marBottom w:val="0"/>
      <w:divBdr>
        <w:top w:val="none" w:sz="0" w:space="0" w:color="auto"/>
        <w:left w:val="none" w:sz="0" w:space="0" w:color="auto"/>
        <w:bottom w:val="none" w:sz="0" w:space="0" w:color="auto"/>
        <w:right w:val="none" w:sz="0" w:space="0" w:color="auto"/>
      </w:divBdr>
    </w:div>
    <w:div w:id="61023927">
      <w:bodyDiv w:val="1"/>
      <w:marLeft w:val="0"/>
      <w:marRight w:val="0"/>
      <w:marTop w:val="0"/>
      <w:marBottom w:val="0"/>
      <w:divBdr>
        <w:top w:val="none" w:sz="0" w:space="0" w:color="auto"/>
        <w:left w:val="none" w:sz="0" w:space="0" w:color="auto"/>
        <w:bottom w:val="none" w:sz="0" w:space="0" w:color="auto"/>
        <w:right w:val="none" w:sz="0" w:space="0" w:color="auto"/>
      </w:divBdr>
    </w:div>
    <w:div w:id="63837626">
      <w:bodyDiv w:val="1"/>
      <w:marLeft w:val="0"/>
      <w:marRight w:val="0"/>
      <w:marTop w:val="0"/>
      <w:marBottom w:val="0"/>
      <w:divBdr>
        <w:top w:val="none" w:sz="0" w:space="0" w:color="auto"/>
        <w:left w:val="none" w:sz="0" w:space="0" w:color="auto"/>
        <w:bottom w:val="none" w:sz="0" w:space="0" w:color="auto"/>
        <w:right w:val="none" w:sz="0" w:space="0" w:color="auto"/>
      </w:divBdr>
    </w:div>
    <w:div w:id="70975694">
      <w:bodyDiv w:val="1"/>
      <w:marLeft w:val="0"/>
      <w:marRight w:val="0"/>
      <w:marTop w:val="0"/>
      <w:marBottom w:val="0"/>
      <w:divBdr>
        <w:top w:val="none" w:sz="0" w:space="0" w:color="auto"/>
        <w:left w:val="none" w:sz="0" w:space="0" w:color="auto"/>
        <w:bottom w:val="none" w:sz="0" w:space="0" w:color="auto"/>
        <w:right w:val="none" w:sz="0" w:space="0" w:color="auto"/>
      </w:divBdr>
    </w:div>
    <w:div w:id="155271564">
      <w:bodyDiv w:val="1"/>
      <w:marLeft w:val="0"/>
      <w:marRight w:val="0"/>
      <w:marTop w:val="0"/>
      <w:marBottom w:val="0"/>
      <w:divBdr>
        <w:top w:val="none" w:sz="0" w:space="0" w:color="auto"/>
        <w:left w:val="none" w:sz="0" w:space="0" w:color="auto"/>
        <w:bottom w:val="none" w:sz="0" w:space="0" w:color="auto"/>
        <w:right w:val="none" w:sz="0" w:space="0" w:color="auto"/>
      </w:divBdr>
    </w:div>
    <w:div w:id="213976530">
      <w:bodyDiv w:val="1"/>
      <w:marLeft w:val="0"/>
      <w:marRight w:val="0"/>
      <w:marTop w:val="0"/>
      <w:marBottom w:val="0"/>
      <w:divBdr>
        <w:top w:val="none" w:sz="0" w:space="0" w:color="auto"/>
        <w:left w:val="none" w:sz="0" w:space="0" w:color="auto"/>
        <w:bottom w:val="none" w:sz="0" w:space="0" w:color="auto"/>
        <w:right w:val="none" w:sz="0" w:space="0" w:color="auto"/>
      </w:divBdr>
    </w:div>
    <w:div w:id="240600419">
      <w:bodyDiv w:val="1"/>
      <w:marLeft w:val="0"/>
      <w:marRight w:val="0"/>
      <w:marTop w:val="0"/>
      <w:marBottom w:val="0"/>
      <w:divBdr>
        <w:top w:val="none" w:sz="0" w:space="0" w:color="auto"/>
        <w:left w:val="none" w:sz="0" w:space="0" w:color="auto"/>
        <w:bottom w:val="none" w:sz="0" w:space="0" w:color="auto"/>
        <w:right w:val="none" w:sz="0" w:space="0" w:color="auto"/>
      </w:divBdr>
    </w:div>
    <w:div w:id="271284116">
      <w:bodyDiv w:val="1"/>
      <w:marLeft w:val="0"/>
      <w:marRight w:val="0"/>
      <w:marTop w:val="0"/>
      <w:marBottom w:val="0"/>
      <w:divBdr>
        <w:top w:val="none" w:sz="0" w:space="0" w:color="auto"/>
        <w:left w:val="none" w:sz="0" w:space="0" w:color="auto"/>
        <w:bottom w:val="none" w:sz="0" w:space="0" w:color="auto"/>
        <w:right w:val="none" w:sz="0" w:space="0" w:color="auto"/>
      </w:divBdr>
    </w:div>
    <w:div w:id="377168224">
      <w:bodyDiv w:val="1"/>
      <w:marLeft w:val="0"/>
      <w:marRight w:val="0"/>
      <w:marTop w:val="0"/>
      <w:marBottom w:val="0"/>
      <w:divBdr>
        <w:top w:val="none" w:sz="0" w:space="0" w:color="auto"/>
        <w:left w:val="none" w:sz="0" w:space="0" w:color="auto"/>
        <w:bottom w:val="none" w:sz="0" w:space="0" w:color="auto"/>
        <w:right w:val="none" w:sz="0" w:space="0" w:color="auto"/>
      </w:divBdr>
    </w:div>
    <w:div w:id="464084883">
      <w:bodyDiv w:val="1"/>
      <w:marLeft w:val="0"/>
      <w:marRight w:val="0"/>
      <w:marTop w:val="0"/>
      <w:marBottom w:val="0"/>
      <w:divBdr>
        <w:top w:val="none" w:sz="0" w:space="0" w:color="auto"/>
        <w:left w:val="none" w:sz="0" w:space="0" w:color="auto"/>
        <w:bottom w:val="none" w:sz="0" w:space="0" w:color="auto"/>
        <w:right w:val="none" w:sz="0" w:space="0" w:color="auto"/>
      </w:divBdr>
    </w:div>
    <w:div w:id="465973696">
      <w:bodyDiv w:val="1"/>
      <w:marLeft w:val="0"/>
      <w:marRight w:val="0"/>
      <w:marTop w:val="0"/>
      <w:marBottom w:val="0"/>
      <w:divBdr>
        <w:top w:val="none" w:sz="0" w:space="0" w:color="auto"/>
        <w:left w:val="none" w:sz="0" w:space="0" w:color="auto"/>
        <w:bottom w:val="none" w:sz="0" w:space="0" w:color="auto"/>
        <w:right w:val="none" w:sz="0" w:space="0" w:color="auto"/>
      </w:divBdr>
    </w:div>
    <w:div w:id="475072254">
      <w:bodyDiv w:val="1"/>
      <w:marLeft w:val="0"/>
      <w:marRight w:val="0"/>
      <w:marTop w:val="0"/>
      <w:marBottom w:val="0"/>
      <w:divBdr>
        <w:top w:val="none" w:sz="0" w:space="0" w:color="auto"/>
        <w:left w:val="none" w:sz="0" w:space="0" w:color="auto"/>
        <w:bottom w:val="none" w:sz="0" w:space="0" w:color="auto"/>
        <w:right w:val="none" w:sz="0" w:space="0" w:color="auto"/>
      </w:divBdr>
    </w:div>
    <w:div w:id="490563543">
      <w:bodyDiv w:val="1"/>
      <w:marLeft w:val="0"/>
      <w:marRight w:val="0"/>
      <w:marTop w:val="0"/>
      <w:marBottom w:val="0"/>
      <w:divBdr>
        <w:top w:val="none" w:sz="0" w:space="0" w:color="auto"/>
        <w:left w:val="none" w:sz="0" w:space="0" w:color="auto"/>
        <w:bottom w:val="none" w:sz="0" w:space="0" w:color="auto"/>
        <w:right w:val="none" w:sz="0" w:space="0" w:color="auto"/>
      </w:divBdr>
    </w:div>
    <w:div w:id="519975113">
      <w:bodyDiv w:val="1"/>
      <w:marLeft w:val="0"/>
      <w:marRight w:val="0"/>
      <w:marTop w:val="0"/>
      <w:marBottom w:val="0"/>
      <w:divBdr>
        <w:top w:val="none" w:sz="0" w:space="0" w:color="auto"/>
        <w:left w:val="none" w:sz="0" w:space="0" w:color="auto"/>
        <w:bottom w:val="none" w:sz="0" w:space="0" w:color="auto"/>
        <w:right w:val="none" w:sz="0" w:space="0" w:color="auto"/>
      </w:divBdr>
    </w:div>
    <w:div w:id="548688612">
      <w:bodyDiv w:val="1"/>
      <w:marLeft w:val="0"/>
      <w:marRight w:val="0"/>
      <w:marTop w:val="0"/>
      <w:marBottom w:val="0"/>
      <w:divBdr>
        <w:top w:val="none" w:sz="0" w:space="0" w:color="auto"/>
        <w:left w:val="none" w:sz="0" w:space="0" w:color="auto"/>
        <w:bottom w:val="none" w:sz="0" w:space="0" w:color="auto"/>
        <w:right w:val="none" w:sz="0" w:space="0" w:color="auto"/>
      </w:divBdr>
    </w:div>
    <w:div w:id="629165896">
      <w:bodyDiv w:val="1"/>
      <w:marLeft w:val="0"/>
      <w:marRight w:val="0"/>
      <w:marTop w:val="0"/>
      <w:marBottom w:val="0"/>
      <w:divBdr>
        <w:top w:val="none" w:sz="0" w:space="0" w:color="auto"/>
        <w:left w:val="none" w:sz="0" w:space="0" w:color="auto"/>
        <w:bottom w:val="none" w:sz="0" w:space="0" w:color="auto"/>
        <w:right w:val="none" w:sz="0" w:space="0" w:color="auto"/>
      </w:divBdr>
    </w:div>
    <w:div w:id="759526040">
      <w:bodyDiv w:val="1"/>
      <w:marLeft w:val="0"/>
      <w:marRight w:val="0"/>
      <w:marTop w:val="0"/>
      <w:marBottom w:val="0"/>
      <w:divBdr>
        <w:top w:val="none" w:sz="0" w:space="0" w:color="auto"/>
        <w:left w:val="none" w:sz="0" w:space="0" w:color="auto"/>
        <w:bottom w:val="none" w:sz="0" w:space="0" w:color="auto"/>
        <w:right w:val="none" w:sz="0" w:space="0" w:color="auto"/>
      </w:divBdr>
    </w:div>
    <w:div w:id="793712056">
      <w:bodyDiv w:val="1"/>
      <w:marLeft w:val="0"/>
      <w:marRight w:val="0"/>
      <w:marTop w:val="0"/>
      <w:marBottom w:val="0"/>
      <w:divBdr>
        <w:top w:val="none" w:sz="0" w:space="0" w:color="auto"/>
        <w:left w:val="none" w:sz="0" w:space="0" w:color="auto"/>
        <w:bottom w:val="none" w:sz="0" w:space="0" w:color="auto"/>
        <w:right w:val="none" w:sz="0" w:space="0" w:color="auto"/>
      </w:divBdr>
    </w:div>
    <w:div w:id="929629865">
      <w:bodyDiv w:val="1"/>
      <w:marLeft w:val="0"/>
      <w:marRight w:val="0"/>
      <w:marTop w:val="0"/>
      <w:marBottom w:val="0"/>
      <w:divBdr>
        <w:top w:val="none" w:sz="0" w:space="0" w:color="auto"/>
        <w:left w:val="none" w:sz="0" w:space="0" w:color="auto"/>
        <w:bottom w:val="none" w:sz="0" w:space="0" w:color="auto"/>
        <w:right w:val="none" w:sz="0" w:space="0" w:color="auto"/>
      </w:divBdr>
    </w:div>
    <w:div w:id="994457333">
      <w:bodyDiv w:val="1"/>
      <w:marLeft w:val="0"/>
      <w:marRight w:val="0"/>
      <w:marTop w:val="0"/>
      <w:marBottom w:val="0"/>
      <w:divBdr>
        <w:top w:val="none" w:sz="0" w:space="0" w:color="auto"/>
        <w:left w:val="none" w:sz="0" w:space="0" w:color="auto"/>
        <w:bottom w:val="none" w:sz="0" w:space="0" w:color="auto"/>
        <w:right w:val="none" w:sz="0" w:space="0" w:color="auto"/>
      </w:divBdr>
    </w:div>
    <w:div w:id="1011371286">
      <w:bodyDiv w:val="1"/>
      <w:marLeft w:val="0"/>
      <w:marRight w:val="0"/>
      <w:marTop w:val="0"/>
      <w:marBottom w:val="0"/>
      <w:divBdr>
        <w:top w:val="none" w:sz="0" w:space="0" w:color="auto"/>
        <w:left w:val="none" w:sz="0" w:space="0" w:color="auto"/>
        <w:bottom w:val="none" w:sz="0" w:space="0" w:color="auto"/>
        <w:right w:val="none" w:sz="0" w:space="0" w:color="auto"/>
      </w:divBdr>
    </w:div>
    <w:div w:id="1110273117">
      <w:bodyDiv w:val="1"/>
      <w:marLeft w:val="0"/>
      <w:marRight w:val="0"/>
      <w:marTop w:val="0"/>
      <w:marBottom w:val="0"/>
      <w:divBdr>
        <w:top w:val="none" w:sz="0" w:space="0" w:color="auto"/>
        <w:left w:val="none" w:sz="0" w:space="0" w:color="auto"/>
        <w:bottom w:val="none" w:sz="0" w:space="0" w:color="auto"/>
        <w:right w:val="none" w:sz="0" w:space="0" w:color="auto"/>
      </w:divBdr>
    </w:div>
    <w:div w:id="1307129927">
      <w:bodyDiv w:val="1"/>
      <w:marLeft w:val="0"/>
      <w:marRight w:val="0"/>
      <w:marTop w:val="0"/>
      <w:marBottom w:val="0"/>
      <w:divBdr>
        <w:top w:val="none" w:sz="0" w:space="0" w:color="auto"/>
        <w:left w:val="none" w:sz="0" w:space="0" w:color="auto"/>
        <w:bottom w:val="none" w:sz="0" w:space="0" w:color="auto"/>
        <w:right w:val="none" w:sz="0" w:space="0" w:color="auto"/>
      </w:divBdr>
    </w:div>
    <w:div w:id="1346515600">
      <w:bodyDiv w:val="1"/>
      <w:marLeft w:val="0"/>
      <w:marRight w:val="0"/>
      <w:marTop w:val="0"/>
      <w:marBottom w:val="0"/>
      <w:divBdr>
        <w:top w:val="none" w:sz="0" w:space="0" w:color="auto"/>
        <w:left w:val="none" w:sz="0" w:space="0" w:color="auto"/>
        <w:bottom w:val="none" w:sz="0" w:space="0" w:color="auto"/>
        <w:right w:val="none" w:sz="0" w:space="0" w:color="auto"/>
      </w:divBdr>
    </w:div>
    <w:div w:id="1390491379">
      <w:bodyDiv w:val="1"/>
      <w:marLeft w:val="0"/>
      <w:marRight w:val="0"/>
      <w:marTop w:val="0"/>
      <w:marBottom w:val="0"/>
      <w:divBdr>
        <w:top w:val="none" w:sz="0" w:space="0" w:color="auto"/>
        <w:left w:val="none" w:sz="0" w:space="0" w:color="auto"/>
        <w:bottom w:val="none" w:sz="0" w:space="0" w:color="auto"/>
        <w:right w:val="none" w:sz="0" w:space="0" w:color="auto"/>
      </w:divBdr>
    </w:div>
    <w:div w:id="1414427555">
      <w:bodyDiv w:val="1"/>
      <w:marLeft w:val="0"/>
      <w:marRight w:val="0"/>
      <w:marTop w:val="0"/>
      <w:marBottom w:val="0"/>
      <w:divBdr>
        <w:top w:val="none" w:sz="0" w:space="0" w:color="auto"/>
        <w:left w:val="none" w:sz="0" w:space="0" w:color="auto"/>
        <w:bottom w:val="none" w:sz="0" w:space="0" w:color="auto"/>
        <w:right w:val="none" w:sz="0" w:space="0" w:color="auto"/>
      </w:divBdr>
    </w:div>
    <w:div w:id="1415395502">
      <w:bodyDiv w:val="1"/>
      <w:marLeft w:val="0"/>
      <w:marRight w:val="0"/>
      <w:marTop w:val="0"/>
      <w:marBottom w:val="0"/>
      <w:divBdr>
        <w:top w:val="none" w:sz="0" w:space="0" w:color="auto"/>
        <w:left w:val="none" w:sz="0" w:space="0" w:color="auto"/>
        <w:bottom w:val="none" w:sz="0" w:space="0" w:color="auto"/>
        <w:right w:val="none" w:sz="0" w:space="0" w:color="auto"/>
      </w:divBdr>
    </w:div>
    <w:div w:id="1529097166">
      <w:bodyDiv w:val="1"/>
      <w:marLeft w:val="0"/>
      <w:marRight w:val="0"/>
      <w:marTop w:val="0"/>
      <w:marBottom w:val="0"/>
      <w:divBdr>
        <w:top w:val="none" w:sz="0" w:space="0" w:color="auto"/>
        <w:left w:val="none" w:sz="0" w:space="0" w:color="auto"/>
        <w:bottom w:val="none" w:sz="0" w:space="0" w:color="auto"/>
        <w:right w:val="none" w:sz="0" w:space="0" w:color="auto"/>
      </w:divBdr>
    </w:div>
    <w:div w:id="1618489340">
      <w:bodyDiv w:val="1"/>
      <w:marLeft w:val="0"/>
      <w:marRight w:val="0"/>
      <w:marTop w:val="0"/>
      <w:marBottom w:val="0"/>
      <w:divBdr>
        <w:top w:val="none" w:sz="0" w:space="0" w:color="auto"/>
        <w:left w:val="none" w:sz="0" w:space="0" w:color="auto"/>
        <w:bottom w:val="none" w:sz="0" w:space="0" w:color="auto"/>
        <w:right w:val="none" w:sz="0" w:space="0" w:color="auto"/>
      </w:divBdr>
    </w:div>
    <w:div w:id="1619069958">
      <w:bodyDiv w:val="1"/>
      <w:marLeft w:val="0"/>
      <w:marRight w:val="0"/>
      <w:marTop w:val="0"/>
      <w:marBottom w:val="0"/>
      <w:divBdr>
        <w:top w:val="none" w:sz="0" w:space="0" w:color="auto"/>
        <w:left w:val="none" w:sz="0" w:space="0" w:color="auto"/>
        <w:bottom w:val="none" w:sz="0" w:space="0" w:color="auto"/>
        <w:right w:val="none" w:sz="0" w:space="0" w:color="auto"/>
      </w:divBdr>
    </w:div>
    <w:div w:id="1676692086">
      <w:bodyDiv w:val="1"/>
      <w:marLeft w:val="0"/>
      <w:marRight w:val="0"/>
      <w:marTop w:val="0"/>
      <w:marBottom w:val="0"/>
      <w:divBdr>
        <w:top w:val="none" w:sz="0" w:space="0" w:color="auto"/>
        <w:left w:val="none" w:sz="0" w:space="0" w:color="auto"/>
        <w:bottom w:val="none" w:sz="0" w:space="0" w:color="auto"/>
        <w:right w:val="none" w:sz="0" w:space="0" w:color="auto"/>
      </w:divBdr>
    </w:div>
    <w:div w:id="1676804625">
      <w:bodyDiv w:val="1"/>
      <w:marLeft w:val="0"/>
      <w:marRight w:val="0"/>
      <w:marTop w:val="0"/>
      <w:marBottom w:val="0"/>
      <w:divBdr>
        <w:top w:val="none" w:sz="0" w:space="0" w:color="auto"/>
        <w:left w:val="none" w:sz="0" w:space="0" w:color="auto"/>
        <w:bottom w:val="none" w:sz="0" w:space="0" w:color="auto"/>
        <w:right w:val="none" w:sz="0" w:space="0" w:color="auto"/>
      </w:divBdr>
    </w:div>
    <w:div w:id="1753698627">
      <w:bodyDiv w:val="1"/>
      <w:marLeft w:val="0"/>
      <w:marRight w:val="0"/>
      <w:marTop w:val="0"/>
      <w:marBottom w:val="0"/>
      <w:divBdr>
        <w:top w:val="none" w:sz="0" w:space="0" w:color="auto"/>
        <w:left w:val="none" w:sz="0" w:space="0" w:color="auto"/>
        <w:bottom w:val="none" w:sz="0" w:space="0" w:color="auto"/>
        <w:right w:val="none" w:sz="0" w:space="0" w:color="auto"/>
      </w:divBdr>
    </w:div>
    <w:div w:id="1757052801">
      <w:bodyDiv w:val="1"/>
      <w:marLeft w:val="0"/>
      <w:marRight w:val="0"/>
      <w:marTop w:val="0"/>
      <w:marBottom w:val="0"/>
      <w:divBdr>
        <w:top w:val="none" w:sz="0" w:space="0" w:color="auto"/>
        <w:left w:val="none" w:sz="0" w:space="0" w:color="auto"/>
        <w:bottom w:val="none" w:sz="0" w:space="0" w:color="auto"/>
        <w:right w:val="none" w:sz="0" w:space="0" w:color="auto"/>
      </w:divBdr>
    </w:div>
    <w:div w:id="1847136890">
      <w:bodyDiv w:val="1"/>
      <w:marLeft w:val="0"/>
      <w:marRight w:val="0"/>
      <w:marTop w:val="0"/>
      <w:marBottom w:val="0"/>
      <w:divBdr>
        <w:top w:val="none" w:sz="0" w:space="0" w:color="auto"/>
        <w:left w:val="none" w:sz="0" w:space="0" w:color="auto"/>
        <w:bottom w:val="none" w:sz="0" w:space="0" w:color="auto"/>
        <w:right w:val="none" w:sz="0" w:space="0" w:color="auto"/>
      </w:divBdr>
    </w:div>
    <w:div w:id="1847212669">
      <w:bodyDiv w:val="1"/>
      <w:marLeft w:val="0"/>
      <w:marRight w:val="0"/>
      <w:marTop w:val="0"/>
      <w:marBottom w:val="0"/>
      <w:divBdr>
        <w:top w:val="none" w:sz="0" w:space="0" w:color="auto"/>
        <w:left w:val="none" w:sz="0" w:space="0" w:color="auto"/>
        <w:bottom w:val="none" w:sz="0" w:space="0" w:color="auto"/>
        <w:right w:val="none" w:sz="0" w:space="0" w:color="auto"/>
      </w:divBdr>
    </w:div>
    <w:div w:id="1882395764">
      <w:bodyDiv w:val="1"/>
      <w:marLeft w:val="0"/>
      <w:marRight w:val="0"/>
      <w:marTop w:val="0"/>
      <w:marBottom w:val="0"/>
      <w:divBdr>
        <w:top w:val="none" w:sz="0" w:space="0" w:color="auto"/>
        <w:left w:val="none" w:sz="0" w:space="0" w:color="auto"/>
        <w:bottom w:val="none" w:sz="0" w:space="0" w:color="auto"/>
        <w:right w:val="none" w:sz="0" w:space="0" w:color="auto"/>
      </w:divBdr>
    </w:div>
    <w:div w:id="2024893785">
      <w:bodyDiv w:val="1"/>
      <w:marLeft w:val="0"/>
      <w:marRight w:val="0"/>
      <w:marTop w:val="0"/>
      <w:marBottom w:val="0"/>
      <w:divBdr>
        <w:top w:val="none" w:sz="0" w:space="0" w:color="auto"/>
        <w:left w:val="none" w:sz="0" w:space="0" w:color="auto"/>
        <w:bottom w:val="none" w:sz="0" w:space="0" w:color="auto"/>
        <w:right w:val="none" w:sz="0" w:space="0" w:color="auto"/>
      </w:divBdr>
    </w:div>
    <w:div w:id="2026208054">
      <w:bodyDiv w:val="1"/>
      <w:marLeft w:val="0"/>
      <w:marRight w:val="0"/>
      <w:marTop w:val="0"/>
      <w:marBottom w:val="0"/>
      <w:divBdr>
        <w:top w:val="none" w:sz="0" w:space="0" w:color="auto"/>
        <w:left w:val="none" w:sz="0" w:space="0" w:color="auto"/>
        <w:bottom w:val="none" w:sz="0" w:space="0" w:color="auto"/>
        <w:right w:val="none" w:sz="0" w:space="0" w:color="auto"/>
      </w:divBdr>
    </w:div>
    <w:div w:id="206013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https://parkillergame.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hyperlink" Target="mailto:customers@parkillergame.com" TargetMode="Externa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AA7F1-C330-46C0-80CA-E32AC59EC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3149</Words>
  <Characters>17321</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Moonlight Editors</dc:creator>
  <cp:keywords/>
  <dc:description/>
  <cp:lastModifiedBy>Moonlight Editors</cp:lastModifiedBy>
  <cp:revision>2</cp:revision>
  <cp:lastPrinted>2026-06-24T22:15:00Z</cp:lastPrinted>
  <dcterms:created xsi:type="dcterms:W3CDTF">2026-06-24T23:06:00Z</dcterms:created>
  <dcterms:modified xsi:type="dcterms:W3CDTF">2026-06-24T23:06:00Z</dcterms:modified>
</cp:coreProperties>
</file>